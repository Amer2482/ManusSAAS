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A600B" w14:textId="77777777" w:rsidR="00F36C7A" w:rsidRPr="00F36C7A" w:rsidRDefault="00F3250E" w:rsidP="00F36C7A">
      <w:r>
        <w:t xml:space="preserve">Contents: </w:t>
      </w:r>
      <w:r>
        <w:br/>
      </w:r>
      <w:r w:rsidR="00F36C7A" w:rsidRPr="00F36C7A">
        <w:t>SaaSFast</w:t>
      </w:r>
    </w:p>
    <w:p w14:paraId="41637650" w14:textId="77777777" w:rsidR="00F36C7A" w:rsidRPr="00F36C7A" w:rsidRDefault="00F36C7A" w:rsidP="00F36C7A">
      <w:pPr>
        <w:numPr>
          <w:ilvl w:val="0"/>
          <w:numId w:val="5"/>
        </w:numPr>
      </w:pPr>
      <w:hyperlink r:id="rId5" w:history="1">
        <w:r w:rsidRPr="00F36C7A">
          <w:rPr>
            <w:rStyle w:val="Hyperlink"/>
          </w:rPr>
          <w:t>Get Started!</w:t>
        </w:r>
      </w:hyperlink>
    </w:p>
    <w:p w14:paraId="1FBEBF9E" w14:textId="77777777" w:rsidR="00F36C7A" w:rsidRPr="00F36C7A" w:rsidRDefault="00F36C7A" w:rsidP="00F36C7A">
      <w:pPr>
        <w:numPr>
          <w:ilvl w:val="0"/>
          <w:numId w:val="5"/>
        </w:numPr>
      </w:pPr>
      <w:r w:rsidRPr="00F36C7A">
        <w:t>Lessons</w:t>
      </w:r>
    </w:p>
    <w:p w14:paraId="73C9E118" w14:textId="77777777" w:rsidR="00F36C7A" w:rsidRPr="00F36C7A" w:rsidRDefault="00F36C7A" w:rsidP="00F36C7A">
      <w:pPr>
        <w:numPr>
          <w:ilvl w:val="1"/>
          <w:numId w:val="5"/>
        </w:numPr>
      </w:pPr>
      <w:hyperlink r:id="rId6" w:history="1">
        <w:r w:rsidRPr="00F36C7A">
          <w:rPr>
            <w:rStyle w:val="Hyperlink"/>
          </w:rPr>
          <w:t>Ship in 5 minutes</w:t>
        </w:r>
      </w:hyperlink>
    </w:p>
    <w:p w14:paraId="22CD479D" w14:textId="77777777" w:rsidR="00F36C7A" w:rsidRPr="00F36C7A" w:rsidRDefault="00F36C7A" w:rsidP="00F36C7A">
      <w:pPr>
        <w:numPr>
          <w:ilvl w:val="1"/>
          <w:numId w:val="5"/>
        </w:numPr>
      </w:pPr>
      <w:hyperlink r:id="rId7" w:history="1">
        <w:r w:rsidRPr="00F36C7A">
          <w:rPr>
            <w:rStyle w:val="Hyperlink"/>
          </w:rPr>
          <w:t>Static Page</w:t>
        </w:r>
      </w:hyperlink>
    </w:p>
    <w:p w14:paraId="3841091C" w14:textId="77777777" w:rsidR="00F36C7A" w:rsidRPr="00F36C7A" w:rsidRDefault="00F36C7A" w:rsidP="00F36C7A">
      <w:pPr>
        <w:numPr>
          <w:ilvl w:val="1"/>
          <w:numId w:val="5"/>
        </w:numPr>
      </w:pPr>
      <w:hyperlink r:id="rId8" w:history="1">
        <w:r w:rsidRPr="00F36C7A">
          <w:rPr>
            <w:rStyle w:val="Hyperlink"/>
          </w:rPr>
          <w:t>User Authentication</w:t>
        </w:r>
      </w:hyperlink>
    </w:p>
    <w:p w14:paraId="32073E0E" w14:textId="77777777" w:rsidR="00F36C7A" w:rsidRPr="00F36C7A" w:rsidRDefault="00F36C7A" w:rsidP="00F36C7A">
      <w:pPr>
        <w:numPr>
          <w:ilvl w:val="1"/>
          <w:numId w:val="5"/>
        </w:numPr>
      </w:pPr>
      <w:hyperlink r:id="rId9" w:history="1">
        <w:r w:rsidRPr="00F36C7A">
          <w:rPr>
            <w:rStyle w:val="Hyperlink"/>
          </w:rPr>
          <w:t>API Handling</w:t>
        </w:r>
      </w:hyperlink>
    </w:p>
    <w:p w14:paraId="5AE4727B" w14:textId="77777777" w:rsidR="00F36C7A" w:rsidRPr="00F36C7A" w:rsidRDefault="00F36C7A" w:rsidP="00F36C7A">
      <w:pPr>
        <w:numPr>
          <w:ilvl w:val="1"/>
          <w:numId w:val="5"/>
        </w:numPr>
      </w:pPr>
      <w:hyperlink r:id="rId10" w:history="1">
        <w:r w:rsidRPr="00F36C7A">
          <w:rPr>
            <w:rStyle w:val="Hyperlink"/>
          </w:rPr>
          <w:t>Private Pages</w:t>
        </w:r>
      </w:hyperlink>
    </w:p>
    <w:p w14:paraId="0908B8E5" w14:textId="77777777" w:rsidR="00F36C7A" w:rsidRPr="00F36C7A" w:rsidRDefault="00F36C7A" w:rsidP="00F36C7A">
      <w:pPr>
        <w:numPr>
          <w:ilvl w:val="1"/>
          <w:numId w:val="5"/>
        </w:numPr>
      </w:pPr>
      <w:hyperlink r:id="rId11" w:history="1">
        <w:r w:rsidRPr="00F36C7A">
          <w:rPr>
            <w:rStyle w:val="Hyperlink"/>
          </w:rPr>
          <w:t>Stripe Subscriptions</w:t>
        </w:r>
      </w:hyperlink>
    </w:p>
    <w:p w14:paraId="2EA9E55C" w14:textId="77777777" w:rsidR="00F36C7A" w:rsidRPr="00F36C7A" w:rsidRDefault="00F36C7A" w:rsidP="00F36C7A">
      <w:pPr>
        <w:numPr>
          <w:ilvl w:val="1"/>
          <w:numId w:val="5"/>
        </w:numPr>
      </w:pPr>
      <w:hyperlink r:id="rId12" w:history="1">
        <w:r w:rsidRPr="00F36C7A">
          <w:rPr>
            <w:rStyle w:val="Hyperlink"/>
          </w:rPr>
          <w:t>Privacy Policy &amp; Terms</w:t>
        </w:r>
      </w:hyperlink>
    </w:p>
    <w:p w14:paraId="46D0CECB" w14:textId="77777777" w:rsidR="00F36C7A" w:rsidRPr="00F36C7A" w:rsidRDefault="00F36C7A" w:rsidP="00F36C7A">
      <w:pPr>
        <w:numPr>
          <w:ilvl w:val="0"/>
          <w:numId w:val="5"/>
        </w:numPr>
      </w:pPr>
      <w:r w:rsidRPr="00F36C7A">
        <w:t>Features</w:t>
      </w:r>
    </w:p>
    <w:p w14:paraId="539A0974" w14:textId="77777777" w:rsidR="00F36C7A" w:rsidRPr="00F36C7A" w:rsidRDefault="00F36C7A" w:rsidP="00F36C7A">
      <w:pPr>
        <w:numPr>
          <w:ilvl w:val="1"/>
          <w:numId w:val="5"/>
        </w:numPr>
      </w:pPr>
      <w:hyperlink r:id="rId13" w:history="1">
        <w:r w:rsidRPr="00F36C7A">
          <w:rPr>
            <w:rStyle w:val="Hyperlink"/>
          </w:rPr>
          <w:t>SEO Tags</w:t>
        </w:r>
      </w:hyperlink>
    </w:p>
    <w:p w14:paraId="57697A76" w14:textId="77777777" w:rsidR="00F36C7A" w:rsidRPr="00F36C7A" w:rsidRDefault="00F36C7A" w:rsidP="00F36C7A">
      <w:pPr>
        <w:numPr>
          <w:ilvl w:val="1"/>
          <w:numId w:val="5"/>
        </w:numPr>
      </w:pPr>
      <w:hyperlink r:id="rId14" w:history="1">
        <w:r w:rsidRPr="00F36C7A">
          <w:rPr>
            <w:rStyle w:val="Hyperlink"/>
          </w:rPr>
          <w:t>Database</w:t>
        </w:r>
      </w:hyperlink>
    </w:p>
    <w:p w14:paraId="048BDA1C" w14:textId="77777777" w:rsidR="00F36C7A" w:rsidRPr="00F36C7A" w:rsidRDefault="00F36C7A" w:rsidP="00F36C7A">
      <w:pPr>
        <w:numPr>
          <w:ilvl w:val="1"/>
          <w:numId w:val="5"/>
        </w:numPr>
      </w:pPr>
      <w:hyperlink r:id="rId15" w:history="1">
        <w:r w:rsidRPr="00F36C7A">
          <w:rPr>
            <w:rStyle w:val="Hyperlink"/>
          </w:rPr>
          <w:t>Email</w:t>
        </w:r>
      </w:hyperlink>
    </w:p>
    <w:p w14:paraId="043B2477" w14:textId="77777777" w:rsidR="00F36C7A" w:rsidRPr="00F36C7A" w:rsidRDefault="00F36C7A" w:rsidP="00F36C7A">
      <w:pPr>
        <w:numPr>
          <w:ilvl w:val="1"/>
          <w:numId w:val="5"/>
        </w:numPr>
      </w:pPr>
      <w:hyperlink r:id="rId16" w:history="1">
        <w:r w:rsidRPr="00F36C7A">
          <w:rPr>
            <w:rStyle w:val="Hyperlink"/>
          </w:rPr>
          <w:t>Payments</w:t>
        </w:r>
      </w:hyperlink>
    </w:p>
    <w:p w14:paraId="6BF296DC" w14:textId="77777777" w:rsidR="00F36C7A" w:rsidRPr="00F36C7A" w:rsidRDefault="00F36C7A" w:rsidP="00F36C7A">
      <w:pPr>
        <w:numPr>
          <w:ilvl w:val="1"/>
          <w:numId w:val="5"/>
        </w:numPr>
      </w:pPr>
      <w:hyperlink r:id="rId17" w:history="1">
        <w:r w:rsidRPr="00F36C7A">
          <w:rPr>
            <w:rStyle w:val="Hyperlink"/>
          </w:rPr>
          <w:t>Google Authentication (OAuth)</w:t>
        </w:r>
      </w:hyperlink>
    </w:p>
    <w:p w14:paraId="54926783" w14:textId="77777777" w:rsidR="00F36C7A" w:rsidRPr="00F36C7A" w:rsidRDefault="00F36C7A" w:rsidP="00F36C7A">
      <w:pPr>
        <w:numPr>
          <w:ilvl w:val="1"/>
          <w:numId w:val="5"/>
        </w:numPr>
      </w:pPr>
      <w:hyperlink r:id="rId18" w:history="1">
        <w:r w:rsidRPr="00F36C7A">
          <w:rPr>
            <w:rStyle w:val="Hyperlink"/>
          </w:rPr>
          <w:t>Magic Links</w:t>
        </w:r>
      </w:hyperlink>
    </w:p>
    <w:p w14:paraId="0F99F485" w14:textId="77777777" w:rsidR="00F36C7A" w:rsidRPr="00F36C7A" w:rsidRDefault="00F36C7A" w:rsidP="00F36C7A">
      <w:pPr>
        <w:numPr>
          <w:ilvl w:val="1"/>
          <w:numId w:val="5"/>
        </w:numPr>
      </w:pPr>
      <w:hyperlink r:id="rId19" w:history="1">
        <w:r w:rsidRPr="00F36C7A">
          <w:rPr>
            <w:rStyle w:val="Hyperlink"/>
          </w:rPr>
          <w:t>Customer Support</w:t>
        </w:r>
      </w:hyperlink>
    </w:p>
    <w:p w14:paraId="20464352" w14:textId="77777777" w:rsidR="00F36C7A" w:rsidRPr="00F36C7A" w:rsidRDefault="00F36C7A" w:rsidP="00F36C7A">
      <w:pPr>
        <w:numPr>
          <w:ilvl w:val="1"/>
          <w:numId w:val="5"/>
        </w:numPr>
      </w:pPr>
      <w:hyperlink r:id="rId20" w:history="1">
        <w:r w:rsidRPr="00F36C7A">
          <w:rPr>
            <w:rStyle w:val="Hyperlink"/>
          </w:rPr>
          <w:t>Error Handling</w:t>
        </w:r>
      </w:hyperlink>
    </w:p>
    <w:p w14:paraId="429172B0" w14:textId="77777777" w:rsidR="00F36C7A" w:rsidRPr="00F36C7A" w:rsidRDefault="00F36C7A" w:rsidP="00F36C7A">
      <w:pPr>
        <w:numPr>
          <w:ilvl w:val="1"/>
          <w:numId w:val="5"/>
        </w:numPr>
      </w:pPr>
      <w:hyperlink r:id="rId21" w:history="1">
        <w:r w:rsidRPr="00F36C7A">
          <w:rPr>
            <w:rStyle w:val="Hyperlink"/>
          </w:rPr>
          <w:t>Analytics</w:t>
        </w:r>
      </w:hyperlink>
    </w:p>
    <w:p w14:paraId="60E991DE" w14:textId="77777777" w:rsidR="00F36C7A" w:rsidRPr="00F36C7A" w:rsidRDefault="00F36C7A" w:rsidP="00F36C7A">
      <w:pPr>
        <w:numPr>
          <w:ilvl w:val="0"/>
          <w:numId w:val="5"/>
        </w:numPr>
      </w:pPr>
      <w:r w:rsidRPr="00F36C7A">
        <w:t>Components</w:t>
      </w:r>
    </w:p>
    <w:p w14:paraId="7B8DD9DF" w14:textId="77777777" w:rsidR="00F36C7A" w:rsidRPr="00F36C7A" w:rsidRDefault="00F36C7A" w:rsidP="00F36C7A">
      <w:pPr>
        <w:numPr>
          <w:ilvl w:val="1"/>
          <w:numId w:val="5"/>
        </w:numPr>
      </w:pPr>
      <w:hyperlink r:id="rId22" w:history="1">
        <w:r w:rsidRPr="00F36C7A">
          <w:rPr>
            <w:rStyle w:val="Hyperlink"/>
          </w:rPr>
          <w:t>Components</w:t>
        </w:r>
      </w:hyperlink>
    </w:p>
    <w:p w14:paraId="0BEC3341" w14:textId="77777777" w:rsidR="00F36C7A" w:rsidRPr="00F36C7A" w:rsidRDefault="00F36C7A" w:rsidP="00F36C7A">
      <w:pPr>
        <w:numPr>
          <w:ilvl w:val="1"/>
          <w:numId w:val="5"/>
        </w:numPr>
      </w:pPr>
      <w:hyperlink r:id="rId23" w:history="1">
        <w:r w:rsidRPr="00F36C7A">
          <w:rPr>
            <w:rStyle w:val="Hyperlink"/>
          </w:rPr>
          <w:t>Header</w:t>
        </w:r>
      </w:hyperlink>
    </w:p>
    <w:p w14:paraId="7F77062C" w14:textId="77777777" w:rsidR="00F36C7A" w:rsidRPr="00F36C7A" w:rsidRDefault="00F36C7A" w:rsidP="00F36C7A">
      <w:pPr>
        <w:numPr>
          <w:ilvl w:val="1"/>
          <w:numId w:val="5"/>
        </w:numPr>
      </w:pPr>
      <w:hyperlink r:id="rId24" w:history="1">
        <w:r w:rsidRPr="00F36C7A">
          <w:rPr>
            <w:rStyle w:val="Hyperlink"/>
          </w:rPr>
          <w:t>Hero Section</w:t>
        </w:r>
      </w:hyperlink>
    </w:p>
    <w:p w14:paraId="1434C3B8" w14:textId="77777777" w:rsidR="00F36C7A" w:rsidRPr="00F36C7A" w:rsidRDefault="00F36C7A" w:rsidP="00F36C7A">
      <w:pPr>
        <w:numPr>
          <w:ilvl w:val="1"/>
          <w:numId w:val="5"/>
        </w:numPr>
      </w:pPr>
      <w:hyperlink r:id="rId25" w:history="1">
        <w:r w:rsidRPr="00F36C7A">
          <w:rPr>
            <w:rStyle w:val="Hyperlink"/>
          </w:rPr>
          <w:t>Features Listicle</w:t>
        </w:r>
      </w:hyperlink>
    </w:p>
    <w:p w14:paraId="47451587" w14:textId="77777777" w:rsidR="00F36C7A" w:rsidRPr="00F36C7A" w:rsidRDefault="00F36C7A" w:rsidP="00F36C7A">
      <w:pPr>
        <w:numPr>
          <w:ilvl w:val="1"/>
          <w:numId w:val="5"/>
        </w:numPr>
      </w:pPr>
      <w:hyperlink r:id="rId26" w:history="1">
        <w:r w:rsidRPr="00F36C7A">
          <w:rPr>
            <w:rStyle w:val="Hyperlink"/>
          </w:rPr>
          <w:t>Features Accordion</w:t>
        </w:r>
      </w:hyperlink>
    </w:p>
    <w:p w14:paraId="4057B1E9" w14:textId="77777777" w:rsidR="00F36C7A" w:rsidRPr="00F36C7A" w:rsidRDefault="00F36C7A" w:rsidP="00F36C7A">
      <w:pPr>
        <w:numPr>
          <w:ilvl w:val="1"/>
          <w:numId w:val="5"/>
        </w:numPr>
      </w:pPr>
      <w:hyperlink r:id="rId27" w:history="1">
        <w:r w:rsidRPr="00F36C7A">
          <w:rPr>
            <w:rStyle w:val="Hyperlink"/>
          </w:rPr>
          <w:t>WithWithout</w:t>
        </w:r>
      </w:hyperlink>
    </w:p>
    <w:p w14:paraId="7F5117A0" w14:textId="77777777" w:rsidR="00F36C7A" w:rsidRPr="00F36C7A" w:rsidRDefault="00F36C7A" w:rsidP="00F36C7A">
      <w:pPr>
        <w:numPr>
          <w:ilvl w:val="1"/>
          <w:numId w:val="5"/>
        </w:numPr>
      </w:pPr>
      <w:hyperlink r:id="rId28" w:history="1">
        <w:r w:rsidRPr="00F36C7A">
          <w:rPr>
            <w:rStyle w:val="Hyperlink"/>
          </w:rPr>
          <w:t>Call To Action (CTA)</w:t>
        </w:r>
      </w:hyperlink>
    </w:p>
    <w:p w14:paraId="6504491D" w14:textId="77777777" w:rsidR="00F36C7A" w:rsidRPr="00F36C7A" w:rsidRDefault="00F36C7A" w:rsidP="00F36C7A">
      <w:pPr>
        <w:numPr>
          <w:ilvl w:val="1"/>
          <w:numId w:val="5"/>
        </w:numPr>
      </w:pPr>
      <w:hyperlink r:id="rId29" w:history="1">
        <w:r w:rsidRPr="00F36C7A">
          <w:rPr>
            <w:rStyle w:val="Hyperlink"/>
          </w:rPr>
          <w:t>Pricing Section</w:t>
        </w:r>
      </w:hyperlink>
    </w:p>
    <w:p w14:paraId="7075BE44" w14:textId="77777777" w:rsidR="00F36C7A" w:rsidRPr="00F36C7A" w:rsidRDefault="00F36C7A" w:rsidP="00F36C7A">
      <w:pPr>
        <w:numPr>
          <w:ilvl w:val="1"/>
          <w:numId w:val="5"/>
        </w:numPr>
      </w:pPr>
      <w:hyperlink r:id="rId30" w:history="1">
        <w:r w:rsidRPr="00F36C7A">
          <w:rPr>
            <w:rStyle w:val="Hyperlink"/>
          </w:rPr>
          <w:t>FAQ Section</w:t>
        </w:r>
      </w:hyperlink>
    </w:p>
    <w:p w14:paraId="701123A5" w14:textId="77777777" w:rsidR="00F36C7A" w:rsidRPr="00F36C7A" w:rsidRDefault="00F36C7A" w:rsidP="00F36C7A">
      <w:pPr>
        <w:numPr>
          <w:ilvl w:val="1"/>
          <w:numId w:val="5"/>
        </w:numPr>
      </w:pPr>
      <w:hyperlink r:id="rId31" w:history="1">
        <w:r w:rsidRPr="00F36C7A">
          <w:rPr>
            <w:rStyle w:val="Hyperlink"/>
          </w:rPr>
          <w:t>Testimonial Small</w:t>
        </w:r>
      </w:hyperlink>
    </w:p>
    <w:p w14:paraId="5C917557" w14:textId="77777777" w:rsidR="00F36C7A" w:rsidRPr="00F36C7A" w:rsidRDefault="00F36C7A" w:rsidP="00F36C7A">
      <w:pPr>
        <w:numPr>
          <w:ilvl w:val="1"/>
          <w:numId w:val="5"/>
        </w:numPr>
      </w:pPr>
      <w:hyperlink r:id="rId32" w:history="1">
        <w:r w:rsidRPr="00F36C7A">
          <w:rPr>
            <w:rStyle w:val="Hyperlink"/>
          </w:rPr>
          <w:t>Testimonial Single</w:t>
        </w:r>
      </w:hyperlink>
    </w:p>
    <w:p w14:paraId="534F62F2" w14:textId="77777777" w:rsidR="00F36C7A" w:rsidRPr="00F36C7A" w:rsidRDefault="00F36C7A" w:rsidP="00F36C7A">
      <w:pPr>
        <w:numPr>
          <w:ilvl w:val="1"/>
          <w:numId w:val="5"/>
        </w:numPr>
      </w:pPr>
      <w:hyperlink r:id="rId33" w:history="1">
        <w:r w:rsidRPr="00F36C7A">
          <w:rPr>
            <w:rStyle w:val="Hyperlink"/>
          </w:rPr>
          <w:t>Testimonial Triple</w:t>
        </w:r>
      </w:hyperlink>
    </w:p>
    <w:p w14:paraId="2793BDAD" w14:textId="77777777" w:rsidR="00F36C7A" w:rsidRPr="00F36C7A" w:rsidRDefault="00F36C7A" w:rsidP="00F36C7A">
      <w:pPr>
        <w:numPr>
          <w:ilvl w:val="1"/>
          <w:numId w:val="5"/>
        </w:numPr>
      </w:pPr>
      <w:hyperlink r:id="rId34" w:history="1">
        <w:r w:rsidRPr="00F36C7A">
          <w:rPr>
            <w:rStyle w:val="Hyperlink"/>
          </w:rPr>
          <w:t>Testimonial Grid</w:t>
        </w:r>
      </w:hyperlink>
    </w:p>
    <w:p w14:paraId="69E04E91" w14:textId="77777777" w:rsidR="00F36C7A" w:rsidRPr="00F36C7A" w:rsidRDefault="00F36C7A" w:rsidP="00F36C7A">
      <w:pPr>
        <w:numPr>
          <w:ilvl w:val="1"/>
          <w:numId w:val="5"/>
        </w:numPr>
      </w:pPr>
      <w:hyperlink r:id="rId35" w:history="1">
        <w:r w:rsidRPr="00F36C7A">
          <w:rPr>
            <w:rStyle w:val="Hyperlink"/>
          </w:rPr>
          <w:t>Footer</w:t>
        </w:r>
      </w:hyperlink>
    </w:p>
    <w:p w14:paraId="5D32FDC5" w14:textId="77777777" w:rsidR="00F36C7A" w:rsidRPr="00F36C7A" w:rsidRDefault="00F36C7A" w:rsidP="00F36C7A">
      <w:pPr>
        <w:numPr>
          <w:ilvl w:val="1"/>
          <w:numId w:val="5"/>
        </w:numPr>
      </w:pPr>
      <w:hyperlink r:id="rId36" w:history="1">
        <w:r w:rsidRPr="00F36C7A">
          <w:rPr>
            <w:rStyle w:val="Hyperlink"/>
          </w:rPr>
          <w:t>Button Lead</w:t>
        </w:r>
      </w:hyperlink>
    </w:p>
    <w:p w14:paraId="083E5A64" w14:textId="77777777" w:rsidR="00F36C7A" w:rsidRPr="00F36C7A" w:rsidRDefault="00F36C7A" w:rsidP="00F36C7A">
      <w:pPr>
        <w:numPr>
          <w:ilvl w:val="1"/>
          <w:numId w:val="5"/>
        </w:numPr>
      </w:pPr>
      <w:hyperlink r:id="rId37" w:history="1">
        <w:r w:rsidRPr="00F36C7A">
          <w:rPr>
            <w:rStyle w:val="Hyperlink"/>
          </w:rPr>
          <w:t>Button Checkout</w:t>
        </w:r>
      </w:hyperlink>
    </w:p>
    <w:p w14:paraId="5B1E706A" w14:textId="77777777" w:rsidR="00F36C7A" w:rsidRPr="00F36C7A" w:rsidRDefault="00F36C7A" w:rsidP="00F36C7A">
      <w:pPr>
        <w:numPr>
          <w:ilvl w:val="1"/>
          <w:numId w:val="5"/>
        </w:numPr>
      </w:pPr>
      <w:hyperlink r:id="rId38" w:history="1">
        <w:r w:rsidRPr="00F36C7A">
          <w:rPr>
            <w:rStyle w:val="Hyperlink"/>
          </w:rPr>
          <w:t>Button Sign-in</w:t>
        </w:r>
      </w:hyperlink>
    </w:p>
    <w:p w14:paraId="39CB744A" w14:textId="77777777" w:rsidR="00F36C7A" w:rsidRPr="00F36C7A" w:rsidRDefault="00F36C7A" w:rsidP="00F36C7A">
      <w:pPr>
        <w:numPr>
          <w:ilvl w:val="1"/>
          <w:numId w:val="5"/>
        </w:numPr>
      </w:pPr>
      <w:hyperlink r:id="rId39" w:history="1">
        <w:r w:rsidRPr="00F36C7A">
          <w:rPr>
            <w:rStyle w:val="Hyperlink"/>
          </w:rPr>
          <w:t>Button Gradient</w:t>
        </w:r>
      </w:hyperlink>
    </w:p>
    <w:p w14:paraId="4D39164B" w14:textId="77777777" w:rsidR="00F36C7A" w:rsidRPr="00F36C7A" w:rsidRDefault="00F36C7A" w:rsidP="00F36C7A">
      <w:pPr>
        <w:numPr>
          <w:ilvl w:val="1"/>
          <w:numId w:val="5"/>
        </w:numPr>
      </w:pPr>
      <w:hyperlink r:id="rId40" w:history="1">
        <w:r w:rsidRPr="00F36C7A">
          <w:rPr>
            <w:rStyle w:val="Hyperlink"/>
          </w:rPr>
          <w:t>Tabs</w:t>
        </w:r>
      </w:hyperlink>
    </w:p>
    <w:p w14:paraId="22192C2A" w14:textId="77777777" w:rsidR="00F36C7A" w:rsidRPr="00F36C7A" w:rsidRDefault="00F36C7A" w:rsidP="00F36C7A">
      <w:pPr>
        <w:numPr>
          <w:ilvl w:val="1"/>
          <w:numId w:val="5"/>
        </w:numPr>
      </w:pPr>
      <w:hyperlink r:id="rId41" w:history="1">
        <w:r w:rsidRPr="00F36C7A">
          <w:rPr>
            <w:rStyle w:val="Hyperlink"/>
          </w:rPr>
          <w:t>Modal</w:t>
        </w:r>
      </w:hyperlink>
    </w:p>
    <w:p w14:paraId="3AC016D5" w14:textId="77777777" w:rsidR="00F36C7A" w:rsidRPr="00F36C7A" w:rsidRDefault="00F36C7A" w:rsidP="00F36C7A">
      <w:pPr>
        <w:numPr>
          <w:ilvl w:val="0"/>
          <w:numId w:val="5"/>
        </w:numPr>
      </w:pPr>
      <w:hyperlink r:id="rId42" w:history="1">
        <w:r w:rsidRPr="00F36C7A">
          <w:rPr>
            <w:rStyle w:val="Hyperlink"/>
          </w:rPr>
          <w:t>Deployment</w:t>
        </w:r>
      </w:hyperlink>
    </w:p>
    <w:p w14:paraId="7638BF78" w14:textId="77777777" w:rsidR="00F36C7A" w:rsidRPr="00F36C7A" w:rsidRDefault="00F36C7A" w:rsidP="00F36C7A">
      <w:pPr>
        <w:numPr>
          <w:ilvl w:val="0"/>
          <w:numId w:val="5"/>
        </w:numPr>
      </w:pPr>
      <w:hyperlink r:id="rId43" w:history="1">
        <w:r w:rsidRPr="00F36C7A">
          <w:rPr>
            <w:rStyle w:val="Hyperlink"/>
          </w:rPr>
          <w:t>Extras</w:t>
        </w:r>
      </w:hyperlink>
    </w:p>
    <w:p w14:paraId="7A16537B" w14:textId="77777777" w:rsidR="00F36C7A" w:rsidRPr="00F36C7A" w:rsidRDefault="00F36C7A" w:rsidP="00F36C7A">
      <w:r w:rsidRPr="00F36C7A">
        <w:t>Table of contents</w:t>
      </w:r>
    </w:p>
    <w:p w14:paraId="458D7D4F" w14:textId="77777777" w:rsidR="00F36C7A" w:rsidRPr="00F36C7A" w:rsidRDefault="00F36C7A" w:rsidP="00F36C7A">
      <w:pPr>
        <w:numPr>
          <w:ilvl w:val="0"/>
          <w:numId w:val="6"/>
        </w:numPr>
      </w:pPr>
      <w:hyperlink r:id="rId44" w:anchor="welcome-to-saasfast-innovator" w:history="1">
        <w:r w:rsidRPr="00F36C7A">
          <w:rPr>
            <w:rStyle w:val="Hyperlink"/>
          </w:rPr>
          <w:t>Welcome to SaaSFast, Innovator </w:t>
        </w:r>
      </w:hyperlink>
    </w:p>
    <w:p w14:paraId="5ACBB406" w14:textId="600D21A1" w:rsidR="00F3250E" w:rsidRDefault="00F3250E" w:rsidP="00F3250E"/>
    <w:p w14:paraId="77BED32D" w14:textId="77777777" w:rsidR="00F3250E" w:rsidRDefault="00F3250E" w:rsidP="00F3250E"/>
    <w:p w14:paraId="15D3C7EB" w14:textId="53C6412A" w:rsidR="0001609A" w:rsidRPr="0001609A" w:rsidRDefault="0001609A" w:rsidP="00F3250E">
      <w:r w:rsidRPr="0001609A">
        <w:t xml:space="preserve">Let’s Get Started! </w:t>
      </w:r>
    </w:p>
    <w:p w14:paraId="78A9322C" w14:textId="05464E59" w:rsidR="0001609A" w:rsidRPr="0001609A" w:rsidRDefault="0001609A" w:rsidP="0001609A">
      <w:r w:rsidRPr="0001609A">
        <w:t>Welcome to SaaSFast, Innovator</w:t>
      </w:r>
    </w:p>
    <w:p w14:paraId="0DF6BDD8" w14:textId="77777777" w:rsidR="0001609A" w:rsidRPr="0001609A" w:rsidRDefault="0001609A" w:rsidP="0001609A">
      <w:r w:rsidRPr="0001609A">
        <w:t>This is your quick guide to getting the template up and running with ease.</w:t>
      </w:r>
      <w:hyperlink r:id="rId45" w:anchor="this-is-your-quick-guide-to-getting-the-template-up-and-running-with-ease" w:tooltip="Permanent link" w:history="1">
        <w:r w:rsidRPr="0001609A">
          <w:rPr>
            <w:rStyle w:val="Hyperlink"/>
          </w:rPr>
          <w:t>¶</w:t>
        </w:r>
      </w:hyperlink>
    </w:p>
    <w:p w14:paraId="4DDDC4AF" w14:textId="77777777" w:rsidR="0001609A" w:rsidRPr="0001609A" w:rsidRDefault="0001609A" w:rsidP="0001609A">
      <w:r w:rsidRPr="0001609A">
        <w:lastRenderedPageBreak/>
        <w:t>Once you’re done, jump straight into this quick-start guide to launch your project in just 5 minutes.</w:t>
      </w:r>
    </w:p>
    <w:p w14:paraId="4FCF56C6" w14:textId="77777777" w:rsidR="0001609A" w:rsidRPr="0001609A" w:rsidRDefault="0001609A" w:rsidP="0001609A">
      <w:r w:rsidRPr="0001609A">
        <w:t xml:space="preserve">It’s time to turn your idea into a real startup—fast </w:t>
      </w:r>
      <w:r w:rsidRPr="0001609A">
        <w:rPr>
          <w:rFonts w:ascii="Segoe UI Emoji" w:hAnsi="Segoe UI Emoji" w:cs="Segoe UI Emoji"/>
        </w:rPr>
        <w:t>⚡️</w:t>
      </w:r>
    </w:p>
    <w:p w14:paraId="6040C4AB" w14:textId="77777777" w:rsidR="0001609A" w:rsidRPr="0001609A" w:rsidRDefault="00FC53F0" w:rsidP="0001609A">
      <w:r>
        <w:pict w14:anchorId="41558869">
          <v:rect id="_x0000_i1025" style="width:0;height:1.5pt" o:hralign="center" o:hrstd="t" o:hr="t" fillcolor="#a0a0a0" stroked="f"/>
        </w:pict>
      </w:r>
    </w:p>
    <w:p w14:paraId="2FC5ACB0" w14:textId="77777777" w:rsidR="0001609A" w:rsidRPr="0001609A" w:rsidRDefault="0001609A" w:rsidP="0001609A">
      <w:r w:rsidRPr="0001609A">
        <w:t>Run the Local Server</w:t>
      </w:r>
      <w:hyperlink r:id="rId46" w:anchor="run-the-local-server" w:tooltip="Permanent link" w:history="1">
        <w:r w:rsidRPr="0001609A">
          <w:rPr>
            <w:rStyle w:val="Hyperlink"/>
          </w:rPr>
          <w:t>¶</w:t>
        </w:r>
      </w:hyperlink>
    </w:p>
    <w:p w14:paraId="4D7EAA3D" w14:textId="77777777" w:rsidR="0001609A" w:rsidRPr="0001609A" w:rsidRDefault="0001609A" w:rsidP="0001609A">
      <w:r w:rsidRPr="0001609A">
        <w:t>Open your terminal and run the following commands step-by-step:</w:t>
      </w:r>
    </w:p>
    <w:p w14:paraId="0F55B8E2" w14:textId="77777777" w:rsidR="0001609A" w:rsidRPr="0001609A" w:rsidRDefault="0001609A" w:rsidP="0001609A">
      <w:r w:rsidRPr="0001609A">
        <w:t>git clone https://github.com/Marc-Lou-Org/SaaSFast.git [YOUR_APP_NAME]</w:t>
      </w:r>
    </w:p>
    <w:p w14:paraId="66A27DF5" w14:textId="77777777" w:rsidR="0001609A" w:rsidRPr="0001609A" w:rsidRDefault="0001609A" w:rsidP="0001609A">
      <w:r w:rsidRPr="0001609A">
        <w:t>cd [YOUR_APP_NAME]</w:t>
      </w:r>
    </w:p>
    <w:p w14:paraId="02C70144" w14:textId="77777777" w:rsidR="0001609A" w:rsidRPr="0001609A" w:rsidRDefault="0001609A" w:rsidP="0001609A"/>
    <w:p w14:paraId="27883857" w14:textId="77777777" w:rsidR="0001609A" w:rsidRPr="0001609A" w:rsidRDefault="0001609A" w:rsidP="0001609A">
      <w:r w:rsidRPr="0001609A">
        <w:t>npm install</w:t>
      </w:r>
    </w:p>
    <w:p w14:paraId="2FE622A6" w14:textId="77777777" w:rsidR="0001609A" w:rsidRPr="0001609A" w:rsidRDefault="0001609A" w:rsidP="0001609A"/>
    <w:p w14:paraId="2ACBF7E6" w14:textId="77777777" w:rsidR="0001609A" w:rsidRPr="0001609A" w:rsidRDefault="0001609A" w:rsidP="0001609A">
      <w:r w:rsidRPr="0001609A">
        <w:t>git remote remove origin</w:t>
      </w:r>
    </w:p>
    <w:p w14:paraId="6DF1F1DE" w14:textId="77777777" w:rsidR="0001609A" w:rsidRPr="0001609A" w:rsidRDefault="0001609A" w:rsidP="0001609A"/>
    <w:p w14:paraId="75D8BE24" w14:textId="77777777" w:rsidR="0001609A" w:rsidRPr="0001609A" w:rsidRDefault="0001609A" w:rsidP="0001609A">
      <w:r w:rsidRPr="0001609A">
        <w:t>npm run dev</w:t>
      </w:r>
    </w:p>
    <w:p w14:paraId="17036BE2" w14:textId="77777777" w:rsidR="0001609A" w:rsidRPr="0001609A" w:rsidRDefault="00FC53F0" w:rsidP="0001609A">
      <w:r>
        <w:pict w14:anchorId="095EECAE">
          <v:rect id="_x0000_i1026" style="width:0;height:1.5pt" o:hralign="center" o:hrstd="t" o:hr="t" fillcolor="#a0a0a0" stroked="f"/>
        </w:pict>
      </w:r>
    </w:p>
    <w:p w14:paraId="794E79DE" w14:textId="77777777" w:rsidR="0001609A" w:rsidRPr="0001609A" w:rsidRDefault="0001609A" w:rsidP="0001609A">
      <w:r w:rsidRPr="0001609A">
        <w:t>Rename the .env.local</w:t>
      </w:r>
      <w:hyperlink r:id="rId47" w:anchor="rename-the-envlocal" w:tooltip="Permanent link" w:history="1">
        <w:r w:rsidRPr="0001609A">
          <w:rPr>
            <w:rStyle w:val="Hyperlink"/>
          </w:rPr>
          <w:t>¶</w:t>
        </w:r>
      </w:hyperlink>
    </w:p>
    <w:p w14:paraId="52A61F66" w14:textId="77777777" w:rsidR="0001609A" w:rsidRPr="0001609A" w:rsidRDefault="0001609A" w:rsidP="0001609A">
      <w:r w:rsidRPr="0001609A">
        <w:t>mv .env.example .env.local</w:t>
      </w:r>
    </w:p>
    <w:p w14:paraId="4A0F7FAB" w14:textId="77777777" w:rsidR="0001609A" w:rsidRPr="0001609A" w:rsidRDefault="00FC53F0" w:rsidP="0001609A">
      <w:r>
        <w:pict w14:anchorId="19AA7C18">
          <v:rect id="_x0000_i1027" style="width:0;height:1.5pt" o:hralign="center" o:hrstd="t" o:hr="t" fillcolor="#a0a0a0" stroked="f"/>
        </w:pict>
      </w:r>
    </w:p>
    <w:p w14:paraId="4FA1A760" w14:textId="77777777" w:rsidR="0001609A" w:rsidRPr="0001609A" w:rsidRDefault="0001609A" w:rsidP="0001609A">
      <w:r w:rsidRPr="0001609A">
        <w:t>Then open this link in your browser:</w:t>
      </w:r>
      <w:hyperlink r:id="rId48" w:anchor="then-open-this-link-in-your-browser" w:tooltip="Permanent link" w:history="1">
        <w:r w:rsidRPr="0001609A">
          <w:rPr>
            <w:rStyle w:val="Hyperlink"/>
          </w:rPr>
          <w:t>¶</w:t>
        </w:r>
      </w:hyperlink>
    </w:p>
    <w:p w14:paraId="079EE911" w14:textId="77777777" w:rsidR="0001609A" w:rsidRPr="0001609A" w:rsidRDefault="0001609A" w:rsidP="0001609A">
      <w:hyperlink r:id="rId49" w:history="1">
        <w:r w:rsidRPr="0001609A">
          <w:rPr>
            <w:rStyle w:val="Hyperlink"/>
          </w:rPr>
          <w:t>http://localhost:3000</w:t>
        </w:r>
      </w:hyperlink>
      <w:r w:rsidRPr="0001609A">
        <w:t xml:space="preserve"> — and boom! Your site is live </w:t>
      </w:r>
      <w:r w:rsidRPr="0001609A">
        <w:rPr>
          <w:rFonts w:ascii="Segoe UI Emoji" w:hAnsi="Segoe UI Emoji" w:cs="Segoe UI Emoji"/>
        </w:rPr>
        <w:t>✅</w:t>
      </w:r>
    </w:p>
    <w:p w14:paraId="765FE6D2" w14:textId="77777777" w:rsidR="0001609A" w:rsidRPr="0001609A" w:rsidRDefault="0001609A" w:rsidP="0001609A">
      <w:r w:rsidRPr="0001609A">
        <w:t>You may see some warnings in the console. Don’t worry—they’re harmless and won’t break the app.</w:t>
      </w:r>
    </w:p>
    <w:p w14:paraId="58270897" w14:textId="77777777" w:rsidR="0001609A" w:rsidRPr="0001609A" w:rsidRDefault="00FC53F0" w:rsidP="0001609A">
      <w:r>
        <w:pict w14:anchorId="3C6776FE">
          <v:rect id="_x0000_i1028" style="width:0;height:1.5pt" o:hralign="center" o:hrstd="t" o:hr="t" fillcolor="#a0a0a0" stroked="f"/>
        </w:pict>
      </w:r>
    </w:p>
    <w:p w14:paraId="6C815DE6" w14:textId="77777777" w:rsidR="0001609A" w:rsidRPr="0001609A" w:rsidRDefault="0001609A" w:rsidP="0001609A">
      <w:r w:rsidRPr="0001609A">
        <w:t>SaaSFast Project Structure (NextJS)</w:t>
      </w:r>
      <w:hyperlink r:id="rId50" w:anchor="saasfast-project-structure-nextjs" w:tooltip="Permanent link" w:history="1">
        <w:r w:rsidRPr="0001609A">
          <w:rPr>
            <w:rStyle w:val="Hyperlink"/>
          </w:rPr>
          <w:t>¶</w:t>
        </w:r>
      </w:hyperlink>
    </w:p>
    <w:p w14:paraId="39FC209D" w14:textId="77777777" w:rsidR="0001609A" w:rsidRPr="0001609A" w:rsidRDefault="0001609A" w:rsidP="0001609A">
      <w:pPr>
        <w:numPr>
          <w:ilvl w:val="0"/>
          <w:numId w:val="1"/>
        </w:numPr>
      </w:pPr>
      <w:r w:rsidRPr="0001609A">
        <w:t>/app → Your pages (Each folder + page.js = one page)</w:t>
      </w:r>
    </w:p>
    <w:p w14:paraId="187BFBC8" w14:textId="77777777" w:rsidR="0001609A" w:rsidRPr="0001609A" w:rsidRDefault="0001609A" w:rsidP="0001609A">
      <w:pPr>
        <w:numPr>
          <w:ilvl w:val="0"/>
          <w:numId w:val="1"/>
        </w:numPr>
      </w:pPr>
      <w:r w:rsidRPr="0001609A">
        <w:t>/app/api → Your API routes (One file = one endpoint)</w:t>
      </w:r>
    </w:p>
    <w:p w14:paraId="6776EBD7" w14:textId="77777777" w:rsidR="0001609A" w:rsidRPr="0001609A" w:rsidRDefault="0001609A" w:rsidP="0001609A">
      <w:pPr>
        <w:numPr>
          <w:ilvl w:val="0"/>
          <w:numId w:val="1"/>
        </w:numPr>
      </w:pPr>
      <w:r w:rsidRPr="0001609A">
        <w:lastRenderedPageBreak/>
        <w:t>/components → Reusable React components</w:t>
      </w:r>
    </w:p>
    <w:p w14:paraId="58427C2F" w14:textId="77777777" w:rsidR="0001609A" w:rsidRPr="0001609A" w:rsidRDefault="0001609A" w:rsidP="0001609A">
      <w:pPr>
        <w:numPr>
          <w:ilvl w:val="0"/>
          <w:numId w:val="1"/>
        </w:numPr>
      </w:pPr>
      <w:r w:rsidRPr="0001609A">
        <w:t>/libs → Helper functions and integrations (Stripe, Resend, auth, etc.)</w:t>
      </w:r>
    </w:p>
    <w:p w14:paraId="09A2F231" w14:textId="77777777" w:rsidR="0001609A" w:rsidRPr="0001609A" w:rsidRDefault="0001609A" w:rsidP="0001609A">
      <w:pPr>
        <w:numPr>
          <w:ilvl w:val="0"/>
          <w:numId w:val="1"/>
        </w:numPr>
      </w:pPr>
      <w:r w:rsidRPr="0001609A">
        <w:t>/models → Database schemas</w:t>
      </w:r>
    </w:p>
    <w:p w14:paraId="4B31F07B" w14:textId="77777777" w:rsidR="0001609A" w:rsidRPr="0001609A" w:rsidRDefault="00FC53F0" w:rsidP="0001609A">
      <w:r>
        <w:pict w14:anchorId="684CB2AE">
          <v:rect id="_x0000_i1029" style="width:0;height:1.5pt" o:hralign="center" o:hrstd="t" o:hr="t" fillcolor="#a0a0a0" stroked="f"/>
        </w:pict>
      </w:r>
    </w:p>
    <w:p w14:paraId="55E37EBE" w14:textId="77777777" w:rsidR="0001609A" w:rsidRPr="0001609A" w:rsidRDefault="0001609A" w:rsidP="0001609A">
      <w:r w:rsidRPr="0001609A">
        <w:t>config.js File</w:t>
      </w:r>
      <w:hyperlink r:id="rId51" w:anchor="configjs-file" w:tooltip="Permanent link" w:history="1">
        <w:r w:rsidRPr="0001609A">
          <w:rPr>
            <w:rStyle w:val="Hyperlink"/>
          </w:rPr>
          <w:t>¶</w:t>
        </w:r>
      </w:hyperlink>
    </w:p>
    <w:p w14:paraId="1382139F" w14:textId="77777777" w:rsidR="0001609A" w:rsidRPr="0001609A" w:rsidRDefault="0001609A" w:rsidP="0001609A">
      <w:r w:rsidRPr="0001609A">
        <w:t>This is where your app settings live. Each key is documented so you know exactly what it does and how to use it. Take time to go through it—it’s the backbone of your app.</w:t>
      </w:r>
    </w:p>
    <w:p w14:paraId="00377104" w14:textId="77777777" w:rsidR="0001609A" w:rsidRPr="0001609A" w:rsidRDefault="00FC53F0" w:rsidP="0001609A">
      <w:r>
        <w:pict w14:anchorId="616FB731">
          <v:rect id="_x0000_i1030" style="width:0;height:1.5pt" o:hralign="center" o:hrstd="t" o:hr="t" fillcolor="#a0a0a0" stroked="f"/>
        </w:pict>
      </w:r>
    </w:p>
    <w:p w14:paraId="69F7470B" w14:textId="77777777" w:rsidR="0001609A" w:rsidRPr="0001609A" w:rsidRDefault="0001609A" w:rsidP="0001609A">
      <w:r w:rsidRPr="0001609A">
        <w:t>.env File</w:t>
      </w:r>
      <w:hyperlink r:id="rId52" w:anchor="env-file" w:tooltip="Permanent link" w:history="1">
        <w:r w:rsidRPr="0001609A">
          <w:rPr>
            <w:rStyle w:val="Hyperlink"/>
          </w:rPr>
          <w:t>¶</w:t>
        </w:r>
      </w:hyperlink>
    </w:p>
    <w:p w14:paraId="4E6D71B9" w14:textId="77777777" w:rsidR="0001609A" w:rsidRPr="0001609A" w:rsidRDefault="0001609A" w:rsidP="0001609A">
      <w:r w:rsidRPr="0001609A">
        <w:t>Rename .env.example to .env.local and update the NEXTAUTH_SECRET value to something secure (at least 15 characters).</w:t>
      </w:r>
    </w:p>
    <w:p w14:paraId="57B0B0AE" w14:textId="77777777" w:rsidR="0001609A" w:rsidRPr="0001609A" w:rsidRDefault="0001609A" w:rsidP="0001609A">
      <w:r w:rsidRPr="0001609A">
        <w:t>Here’s how it should look:</w:t>
      </w:r>
    </w:p>
    <w:p w14:paraId="3076E152" w14:textId="77777777" w:rsidR="0001609A" w:rsidRPr="0001609A" w:rsidRDefault="0001609A" w:rsidP="0001609A">
      <w:r w:rsidRPr="0001609A">
        <w:t>NEXTAUTH_URL=http://localhost:3000</w:t>
      </w:r>
    </w:p>
    <w:p w14:paraId="5BAEE606" w14:textId="77777777" w:rsidR="0001609A" w:rsidRPr="0001609A" w:rsidRDefault="0001609A" w:rsidP="0001609A">
      <w:r w:rsidRPr="0001609A">
        <w:t>NEXTAUTH_SECRET=your_secure_secret_here</w:t>
      </w:r>
    </w:p>
    <w:p w14:paraId="5FBB48D9" w14:textId="77777777" w:rsidR="0001609A" w:rsidRPr="0001609A" w:rsidRDefault="0001609A" w:rsidP="0001609A">
      <w:r w:rsidRPr="0001609A">
        <w:t>GOOGLE_ID=</w:t>
      </w:r>
    </w:p>
    <w:p w14:paraId="2EE6906A" w14:textId="77777777" w:rsidR="0001609A" w:rsidRPr="0001609A" w:rsidRDefault="0001609A" w:rsidP="0001609A">
      <w:r w:rsidRPr="0001609A">
        <w:t>GOOGLE_SECRET=</w:t>
      </w:r>
    </w:p>
    <w:p w14:paraId="5E3EF558" w14:textId="77777777" w:rsidR="0001609A" w:rsidRPr="0001609A" w:rsidRDefault="0001609A" w:rsidP="0001609A">
      <w:r w:rsidRPr="0001609A">
        <w:t>MONGODB_URI=</w:t>
      </w:r>
    </w:p>
    <w:p w14:paraId="30570BB5" w14:textId="77777777" w:rsidR="0001609A" w:rsidRPr="0001609A" w:rsidRDefault="0001609A" w:rsidP="0001609A">
      <w:r w:rsidRPr="0001609A">
        <w:t>RESEND_API_KEY=</w:t>
      </w:r>
    </w:p>
    <w:p w14:paraId="1668F752" w14:textId="77777777" w:rsidR="0001609A" w:rsidRPr="0001609A" w:rsidRDefault="0001609A" w:rsidP="0001609A">
      <w:r w:rsidRPr="0001609A">
        <w:t>STRIPE_PUBLIC_KEY=</w:t>
      </w:r>
    </w:p>
    <w:p w14:paraId="53E4D317" w14:textId="77777777" w:rsidR="0001609A" w:rsidRPr="0001609A" w:rsidRDefault="0001609A" w:rsidP="0001609A">
      <w:r w:rsidRPr="0001609A">
        <w:t>STRIPE_SECRET_KEY=</w:t>
      </w:r>
    </w:p>
    <w:p w14:paraId="0C82EC14" w14:textId="77777777" w:rsidR="0001609A" w:rsidRDefault="0001609A" w:rsidP="0001609A">
      <w:pPr>
        <w:pBdr>
          <w:bottom w:val="single" w:sz="6" w:space="1" w:color="auto"/>
        </w:pBdr>
      </w:pPr>
      <w:r w:rsidRPr="0001609A">
        <w:t>STRIPE_WEBHOOK_SECRET=</w:t>
      </w:r>
    </w:p>
    <w:p w14:paraId="4B468E89" w14:textId="77777777" w:rsidR="009E57B2" w:rsidRPr="0001609A" w:rsidRDefault="009E57B2" w:rsidP="0001609A"/>
    <w:p w14:paraId="75D479B9" w14:textId="77777777" w:rsidR="009E57B2" w:rsidRPr="009E57B2" w:rsidRDefault="009E57B2" w:rsidP="009E57B2">
      <w:pPr>
        <w:pStyle w:val="ListParagraph"/>
        <w:numPr>
          <w:ilvl w:val="0"/>
          <w:numId w:val="7"/>
        </w:numPr>
      </w:pPr>
      <w:r w:rsidRPr="009E57B2">
        <w:t>Lessons</w:t>
      </w:r>
    </w:p>
    <w:p w14:paraId="2CDD8344" w14:textId="77777777" w:rsidR="000D73B2" w:rsidRDefault="009E57B2" w:rsidP="009E57B2">
      <w:pPr>
        <w:pStyle w:val="ListParagraph"/>
        <w:numPr>
          <w:ilvl w:val="0"/>
          <w:numId w:val="9"/>
        </w:numPr>
      </w:pPr>
      <w:hyperlink r:id="rId53" w:history="1">
        <w:r w:rsidRPr="009E57B2">
          <w:rPr>
            <w:rStyle w:val="Hyperlink"/>
          </w:rPr>
          <w:t>Ship in 5 minutes</w:t>
        </w:r>
      </w:hyperlink>
      <w:r w:rsidR="00A70093">
        <w:br/>
      </w:r>
    </w:p>
    <w:p w14:paraId="56B6C52D" w14:textId="54005C30" w:rsidR="00F3250E" w:rsidRPr="00F3250E" w:rsidRDefault="00F3250E" w:rsidP="000D73B2">
      <w:pPr>
        <w:pStyle w:val="ListParagraph"/>
        <w:ind w:left="1800"/>
      </w:pPr>
      <w:r w:rsidRPr="00F3250E">
        <w:t xml:space="preserve">Launch Your Startup and Reach Customers in Just 5 Minutes </w:t>
      </w:r>
      <w:r w:rsidRPr="009E57B2">
        <w:rPr>
          <w:rFonts w:ascii="Segoe UI Emoji" w:hAnsi="Segoe UI Emoji" w:cs="Segoe UI Emoji"/>
        </w:rPr>
        <w:t>⚡️</w:t>
      </w:r>
      <w:hyperlink r:id="rId54" w:anchor="launch-your-startup-and-reach-customers-in-just-5-minutes" w:tooltip="Permanent link" w:history="1">
        <w:r w:rsidRPr="00F3250E">
          <w:rPr>
            <w:rStyle w:val="Hyperlink"/>
          </w:rPr>
          <w:t>¶</w:t>
        </w:r>
      </w:hyperlink>
    </w:p>
    <w:p w14:paraId="3CB733FA" w14:textId="77777777" w:rsidR="00F3250E" w:rsidRPr="00F3250E" w:rsidRDefault="00F3250E" w:rsidP="00F3250E">
      <w:r w:rsidRPr="00F3250E">
        <w:t xml:space="preserve">Now it’s time to build a clean landing page and optionally add a waitlist form to collect emails. Complete this guide and your project will be featured on our homepage </w:t>
      </w:r>
      <w:r w:rsidRPr="00F3250E">
        <w:rPr>
          <w:rFonts w:ascii="Segoe UI Emoji" w:hAnsi="Segoe UI Emoji" w:cs="Segoe UI Emoji"/>
        </w:rPr>
        <w:t>⭐️</w:t>
      </w:r>
    </w:p>
    <w:p w14:paraId="5B51D57C" w14:textId="77777777" w:rsidR="00F3250E" w:rsidRPr="00F3250E" w:rsidRDefault="00F3250E" w:rsidP="00F3250E">
      <w:r w:rsidRPr="00F3250E">
        <w:lastRenderedPageBreak/>
        <w:t>Haven’t set things up yet? Clone the repo and start your local server first. Check the “Get Started” guide here → </w:t>
      </w:r>
      <w:hyperlink r:id="rId55" w:history="1">
        <w:r w:rsidRPr="00F3250E">
          <w:rPr>
            <w:rStyle w:val="Hyperlink"/>
          </w:rPr>
          <w:t>Let’s Begin</w:t>
        </w:r>
      </w:hyperlink>
      <w:r w:rsidRPr="00F3250E">
        <w:t> Then, delete all the content in /app/page.js and paste the code below:</w:t>
      </w:r>
    </w:p>
    <w:p w14:paraId="6D77E3D0" w14:textId="77777777" w:rsidR="00F3250E" w:rsidRPr="00F3250E" w:rsidRDefault="00F3250E" w:rsidP="00F3250E">
      <w:r w:rsidRPr="00F3250E">
        <w:t>import { Suspense } from 'react'</w:t>
      </w:r>
    </w:p>
    <w:p w14:paraId="2B6BA6BD" w14:textId="77777777" w:rsidR="00F3250E" w:rsidRPr="00F3250E" w:rsidRDefault="00F3250E" w:rsidP="00F3250E">
      <w:r w:rsidRPr="00F3250E">
        <w:t>import Header from "@/components/Header";</w:t>
      </w:r>
    </w:p>
    <w:p w14:paraId="5BE86405" w14:textId="77777777" w:rsidR="00F3250E" w:rsidRPr="00F3250E" w:rsidRDefault="00F3250E" w:rsidP="00F3250E">
      <w:r w:rsidRPr="00F3250E">
        <w:t>import Hero from "@/components/Hero";</w:t>
      </w:r>
    </w:p>
    <w:p w14:paraId="7D51F8F7" w14:textId="77777777" w:rsidR="00F3250E" w:rsidRPr="00F3250E" w:rsidRDefault="00F3250E" w:rsidP="00F3250E">
      <w:r w:rsidRPr="00F3250E">
        <w:t>import Problem from "@/components/Problem";</w:t>
      </w:r>
    </w:p>
    <w:p w14:paraId="4CC9242D" w14:textId="77777777" w:rsidR="00F3250E" w:rsidRPr="00F3250E" w:rsidRDefault="00F3250E" w:rsidP="00F3250E">
      <w:r w:rsidRPr="00F3250E">
        <w:t>import FeaturesAccordion from "@/components/FeaturesAccordion";</w:t>
      </w:r>
    </w:p>
    <w:p w14:paraId="5B7DA358" w14:textId="77777777" w:rsidR="00F3250E" w:rsidRPr="00F3250E" w:rsidRDefault="00F3250E" w:rsidP="00F3250E">
      <w:r w:rsidRPr="00F3250E">
        <w:t>import Pricing from "@/components/Pricing";</w:t>
      </w:r>
    </w:p>
    <w:p w14:paraId="7DF04E5E" w14:textId="77777777" w:rsidR="00F3250E" w:rsidRPr="00F3250E" w:rsidRDefault="00F3250E" w:rsidP="00F3250E">
      <w:r w:rsidRPr="00F3250E">
        <w:t>import FAQ from "@/components/FAQ";</w:t>
      </w:r>
    </w:p>
    <w:p w14:paraId="06FB5F78" w14:textId="77777777" w:rsidR="00F3250E" w:rsidRPr="00F3250E" w:rsidRDefault="00F3250E" w:rsidP="00F3250E">
      <w:r w:rsidRPr="00F3250E">
        <w:t>import CTA from "@/components/CTA";</w:t>
      </w:r>
    </w:p>
    <w:p w14:paraId="748A20AF" w14:textId="77777777" w:rsidR="00F3250E" w:rsidRPr="00F3250E" w:rsidRDefault="00F3250E" w:rsidP="00F3250E">
      <w:r w:rsidRPr="00F3250E">
        <w:t>import Footer from "@/components/Footer";</w:t>
      </w:r>
    </w:p>
    <w:p w14:paraId="7214CC36" w14:textId="77777777" w:rsidR="00F3250E" w:rsidRPr="00F3250E" w:rsidRDefault="00F3250E" w:rsidP="00F3250E"/>
    <w:p w14:paraId="22EB3086" w14:textId="77777777" w:rsidR="00F3250E" w:rsidRPr="00F3250E" w:rsidRDefault="00F3250E" w:rsidP="00F3250E">
      <w:r w:rsidRPr="00F3250E">
        <w:t>export default function Home() {</w:t>
      </w:r>
    </w:p>
    <w:p w14:paraId="33B156BA" w14:textId="77777777" w:rsidR="00F3250E" w:rsidRPr="00F3250E" w:rsidRDefault="00F3250E" w:rsidP="00F3250E">
      <w:r w:rsidRPr="00F3250E">
        <w:t xml:space="preserve">  return (</w:t>
      </w:r>
    </w:p>
    <w:p w14:paraId="3558F370" w14:textId="77777777" w:rsidR="00F3250E" w:rsidRPr="00F3250E" w:rsidRDefault="00F3250E" w:rsidP="00F3250E">
      <w:r w:rsidRPr="00F3250E">
        <w:t xml:space="preserve">    &lt;&gt;</w:t>
      </w:r>
    </w:p>
    <w:p w14:paraId="307FEFAC" w14:textId="77777777" w:rsidR="00F3250E" w:rsidRPr="00F3250E" w:rsidRDefault="00F3250E" w:rsidP="00F3250E">
      <w:r w:rsidRPr="00F3250E">
        <w:t xml:space="preserve">      &lt;Suspense&gt;</w:t>
      </w:r>
    </w:p>
    <w:p w14:paraId="371A671C" w14:textId="77777777" w:rsidR="00F3250E" w:rsidRPr="00F3250E" w:rsidRDefault="00F3250E" w:rsidP="00F3250E">
      <w:r w:rsidRPr="00F3250E">
        <w:t xml:space="preserve">        &lt;Header /&gt;</w:t>
      </w:r>
    </w:p>
    <w:p w14:paraId="0AF27DE8" w14:textId="77777777" w:rsidR="00F3250E" w:rsidRPr="00F3250E" w:rsidRDefault="00F3250E" w:rsidP="00F3250E">
      <w:r w:rsidRPr="00F3250E">
        <w:t xml:space="preserve">      &lt;/Suspense&gt;</w:t>
      </w:r>
    </w:p>
    <w:p w14:paraId="13D4F3DE" w14:textId="77777777" w:rsidR="00F3250E" w:rsidRPr="00F3250E" w:rsidRDefault="00F3250E" w:rsidP="00F3250E">
      <w:r w:rsidRPr="00F3250E">
        <w:t xml:space="preserve">      &lt;main&gt;</w:t>
      </w:r>
    </w:p>
    <w:p w14:paraId="6B9C432B" w14:textId="77777777" w:rsidR="00F3250E" w:rsidRPr="00F3250E" w:rsidRDefault="00F3250E" w:rsidP="00F3250E">
      <w:r w:rsidRPr="00F3250E">
        <w:t xml:space="preserve">        &lt;Hero /&gt;</w:t>
      </w:r>
    </w:p>
    <w:p w14:paraId="64C9B950" w14:textId="77777777" w:rsidR="00F3250E" w:rsidRPr="00F3250E" w:rsidRDefault="00F3250E" w:rsidP="00F3250E">
      <w:r w:rsidRPr="00F3250E">
        <w:t xml:space="preserve">        &lt;Problem /&gt;</w:t>
      </w:r>
    </w:p>
    <w:p w14:paraId="29D71319" w14:textId="77777777" w:rsidR="00F3250E" w:rsidRPr="00F3250E" w:rsidRDefault="00F3250E" w:rsidP="00F3250E">
      <w:r w:rsidRPr="00F3250E">
        <w:t xml:space="preserve">        &lt;FeaturesAccordion /&gt;</w:t>
      </w:r>
    </w:p>
    <w:p w14:paraId="3B04622D" w14:textId="77777777" w:rsidR="00F3250E" w:rsidRPr="00F3250E" w:rsidRDefault="00F3250E" w:rsidP="00F3250E">
      <w:r w:rsidRPr="00F3250E">
        <w:t xml:space="preserve">        &lt;Pricing /&gt;</w:t>
      </w:r>
    </w:p>
    <w:p w14:paraId="323725C0" w14:textId="77777777" w:rsidR="00F3250E" w:rsidRPr="00F3250E" w:rsidRDefault="00F3250E" w:rsidP="00F3250E">
      <w:r w:rsidRPr="00F3250E">
        <w:t xml:space="preserve">        &lt;FAQ /&gt;</w:t>
      </w:r>
    </w:p>
    <w:p w14:paraId="08B00295" w14:textId="77777777" w:rsidR="00F3250E" w:rsidRPr="00F3250E" w:rsidRDefault="00F3250E" w:rsidP="00F3250E">
      <w:r w:rsidRPr="00F3250E">
        <w:t xml:space="preserve">        &lt;CTA /&gt;</w:t>
      </w:r>
    </w:p>
    <w:p w14:paraId="635FBAB6" w14:textId="77777777" w:rsidR="00F3250E" w:rsidRPr="00F3250E" w:rsidRDefault="00F3250E" w:rsidP="00F3250E">
      <w:r w:rsidRPr="00F3250E">
        <w:t xml:space="preserve">      &lt;/main&gt;</w:t>
      </w:r>
    </w:p>
    <w:p w14:paraId="6A8AB4E0" w14:textId="77777777" w:rsidR="00F3250E" w:rsidRPr="00F3250E" w:rsidRDefault="00F3250E" w:rsidP="00F3250E">
      <w:r w:rsidRPr="00F3250E">
        <w:lastRenderedPageBreak/>
        <w:t xml:space="preserve">      &lt;Footer /&gt;</w:t>
      </w:r>
    </w:p>
    <w:p w14:paraId="6649F0A1" w14:textId="77777777" w:rsidR="00F3250E" w:rsidRPr="00F3250E" w:rsidRDefault="00F3250E" w:rsidP="00F3250E">
      <w:r w:rsidRPr="00F3250E">
        <w:t xml:space="preserve">    &lt;/&gt;</w:t>
      </w:r>
    </w:p>
    <w:p w14:paraId="3DA148F9" w14:textId="77777777" w:rsidR="00F3250E" w:rsidRPr="00F3250E" w:rsidRDefault="00F3250E" w:rsidP="00F3250E">
      <w:r w:rsidRPr="00F3250E">
        <w:t xml:space="preserve">  );</w:t>
      </w:r>
    </w:p>
    <w:p w14:paraId="6F79554A" w14:textId="77777777" w:rsidR="00F3250E" w:rsidRPr="00F3250E" w:rsidRDefault="00F3250E" w:rsidP="00F3250E">
      <w:r w:rsidRPr="00F3250E">
        <w:t>}</w:t>
      </w:r>
    </w:p>
    <w:p w14:paraId="1CC9FA1C" w14:textId="77777777" w:rsidR="00F3250E" w:rsidRPr="00F3250E" w:rsidRDefault="00FC53F0" w:rsidP="00F3250E">
      <w:r>
        <w:pict w14:anchorId="5EE9E905">
          <v:rect id="_x0000_i1031" style="width:0;height:1.5pt" o:hralign="center" o:hrstd="t" o:hr="t" fillcolor="#a0a0a0" stroked="f"/>
        </w:pict>
      </w:r>
    </w:p>
    <w:p w14:paraId="0B8CD253" w14:textId="77777777" w:rsidR="00F3250E" w:rsidRPr="00F3250E" w:rsidRDefault="00F3250E" w:rsidP="00F3250E">
      <w:r w:rsidRPr="00F3250E">
        <w:rPr>
          <w:rFonts w:ascii="Segoe UI Emoji" w:hAnsi="Segoe UI Emoji" w:cs="Segoe UI Emoji"/>
        </w:rPr>
        <w:t>✏️</w:t>
      </w:r>
      <w:r w:rsidRPr="00F3250E">
        <w:t xml:space="preserve"> Edit the Content to Match Your Project Idea</w:t>
      </w:r>
      <w:hyperlink r:id="rId56" w:anchor="edit-the-content-to-match-your-project-idea" w:tooltip="Permanent link" w:history="1">
        <w:r w:rsidRPr="00F3250E">
          <w:rPr>
            <w:rStyle w:val="Hyperlink"/>
          </w:rPr>
          <w:t>¶</w:t>
        </w:r>
      </w:hyperlink>
    </w:p>
    <w:p w14:paraId="346D7EF0" w14:textId="77777777" w:rsidR="00F3250E" w:rsidRPr="00F3250E" w:rsidRDefault="00F3250E" w:rsidP="00F3250E">
      <w:r w:rsidRPr="00F3250E">
        <w:t xml:space="preserve">Each component includes notes to help you write strong, marketing-friendly content—check the components folder for guidance. Congrats! You now have a professional landing page to show off your project </w:t>
      </w:r>
      <w:r w:rsidRPr="00F3250E">
        <w:rPr>
          <w:rFonts w:ascii="Segoe UI Emoji" w:hAnsi="Segoe UI Emoji" w:cs="Segoe UI Emoji"/>
        </w:rPr>
        <w:t>🎉</w:t>
      </w:r>
    </w:p>
    <w:p w14:paraId="67AB8D49" w14:textId="77777777" w:rsidR="00F3250E" w:rsidRPr="00F3250E" w:rsidRDefault="00FC53F0" w:rsidP="00F3250E">
      <w:r>
        <w:pict w14:anchorId="4E9D5C54">
          <v:rect id="_x0000_i1032" style="width:0;height:1.5pt" o:hralign="center" o:hrstd="t" o:hr="t" fillcolor="#a0a0a0" stroked="f"/>
        </w:pict>
      </w:r>
    </w:p>
    <w:p w14:paraId="3B580A07" w14:textId="77777777" w:rsidR="00F3250E" w:rsidRPr="00F3250E" w:rsidRDefault="00F3250E" w:rsidP="00F3250E">
      <w:r w:rsidRPr="00F3250E">
        <w:rPr>
          <w:rFonts w:ascii="Segoe UI Emoji" w:hAnsi="Segoe UI Emoji" w:cs="Segoe UI Emoji"/>
        </w:rPr>
        <w:t>📨</w:t>
      </w:r>
      <w:r w:rsidRPr="00F3250E">
        <w:t xml:space="preserve"> (Optional) Collect Email Addresses</w:t>
      </w:r>
      <w:hyperlink r:id="rId57" w:anchor="optional-collect-email-addresses" w:tooltip="Permanent link" w:history="1">
        <w:r w:rsidRPr="00F3250E">
          <w:rPr>
            <w:rStyle w:val="Hyperlink"/>
          </w:rPr>
          <w:t>¶</w:t>
        </w:r>
      </w:hyperlink>
    </w:p>
    <w:p w14:paraId="3B858696" w14:textId="77777777" w:rsidR="00F3250E" w:rsidRPr="00F3250E" w:rsidRDefault="00F3250E" w:rsidP="00F3250E">
      <w:r w:rsidRPr="00F3250E">
        <w:t>Want to build a waitlist?</w:t>
      </w:r>
    </w:p>
    <w:p w14:paraId="0C88EC61" w14:textId="77777777" w:rsidR="00F3250E" w:rsidRPr="00F3250E" w:rsidRDefault="00F3250E" w:rsidP="00F3250E">
      <w:pPr>
        <w:numPr>
          <w:ilvl w:val="0"/>
          <w:numId w:val="3"/>
        </w:numPr>
      </w:pPr>
      <w:r w:rsidRPr="00F3250E">
        <w:t>Set up your database.</w:t>
      </w:r>
    </w:p>
    <w:p w14:paraId="7BE10E71" w14:textId="77777777" w:rsidR="00F3250E" w:rsidRPr="00F3250E" w:rsidRDefault="00F3250E" w:rsidP="00F3250E">
      <w:pPr>
        <w:numPr>
          <w:ilvl w:val="0"/>
          <w:numId w:val="3"/>
        </w:numPr>
      </w:pPr>
      <w:r w:rsidRPr="00F3250E">
        <w:t>Uncomment the code in /api/lead/route.js to start saving emails directly.</w:t>
      </w:r>
    </w:p>
    <w:p w14:paraId="03F3F0A7" w14:textId="77777777" w:rsidR="00F3250E" w:rsidRPr="00F3250E" w:rsidRDefault="00FC53F0" w:rsidP="00F3250E">
      <w:r>
        <w:pict w14:anchorId="05EBD17E">
          <v:rect id="_x0000_i1033" style="width:0;height:1.5pt" o:hralign="center" o:hrstd="t" o:hr="t" fillcolor="#a0a0a0" stroked="f"/>
        </w:pict>
      </w:r>
    </w:p>
    <w:p w14:paraId="4063E3DA" w14:textId="77777777" w:rsidR="00F3250E" w:rsidRPr="00F3250E" w:rsidRDefault="00F3250E" w:rsidP="00F3250E">
      <w:r w:rsidRPr="00F3250E">
        <w:rPr>
          <w:rFonts w:ascii="Segoe UI Emoji" w:hAnsi="Segoe UI Emoji" w:cs="Segoe UI Emoji"/>
        </w:rPr>
        <w:t>🚀</w:t>
      </w:r>
      <w:r w:rsidRPr="00F3250E">
        <w:t xml:space="preserve"> (Optional) Customize the Main CTA Button</w:t>
      </w:r>
      <w:hyperlink r:id="rId58" w:anchor="optional-customize-the-main-cta-button" w:tooltip="Permanent link" w:history="1">
        <w:r w:rsidRPr="00F3250E">
          <w:rPr>
            <w:rStyle w:val="Hyperlink"/>
          </w:rPr>
          <w:t>¶</w:t>
        </w:r>
      </w:hyperlink>
    </w:p>
    <w:p w14:paraId="5328E9FA" w14:textId="77777777" w:rsidR="00F3250E" w:rsidRPr="00F3250E" w:rsidRDefault="00F3250E" w:rsidP="00F3250E">
      <w:r w:rsidRPr="00F3250E">
        <w:t>You can also replace the default call-to-action (CTA) button in the </w:t>
      </w:r>
      <w:r w:rsidRPr="00F3250E">
        <w:rPr>
          <w:b/>
          <w:bCs/>
        </w:rPr>
        <w:t>Hero</w:t>
      </w:r>
      <w:r w:rsidRPr="00F3250E">
        <w:t>, </w:t>
      </w:r>
      <w:r w:rsidRPr="00F3250E">
        <w:rPr>
          <w:b/>
          <w:bCs/>
        </w:rPr>
        <w:t>Pricing</w:t>
      </w:r>
      <w:r w:rsidRPr="00F3250E">
        <w:t>, and </w:t>
      </w:r>
      <w:r w:rsidRPr="00F3250E">
        <w:rPr>
          <w:b/>
          <w:bCs/>
        </w:rPr>
        <w:t>CTA</w:t>
      </w:r>
      <w:r w:rsidRPr="00F3250E">
        <w:t> sections with this component:</w:t>
      </w:r>
    </w:p>
    <w:p w14:paraId="63A4F61B" w14:textId="77777777" w:rsidR="00F3250E" w:rsidRPr="00F3250E" w:rsidRDefault="00F3250E" w:rsidP="00F3250E">
      <w:r w:rsidRPr="00F3250E">
        <w:t>import ButtonLead from "@/components/ButtonLead";</w:t>
      </w:r>
    </w:p>
    <w:p w14:paraId="4A82654A" w14:textId="77777777" w:rsidR="00F3250E" w:rsidRPr="00F3250E" w:rsidRDefault="00F3250E" w:rsidP="00F3250E"/>
    <w:p w14:paraId="0774AEEA" w14:textId="77777777" w:rsidR="00F3250E" w:rsidRPr="00F3250E" w:rsidRDefault="00F3250E" w:rsidP="00F3250E">
      <w:r w:rsidRPr="00F3250E">
        <w:t>// For Hero &amp; CTA sections:</w:t>
      </w:r>
    </w:p>
    <w:p w14:paraId="2266F11F" w14:textId="77777777" w:rsidR="00F3250E" w:rsidRPr="00F3250E" w:rsidRDefault="00F3250E" w:rsidP="00F3250E">
      <w:r w:rsidRPr="00F3250E">
        <w:t>&lt;ButtonLead /&gt;</w:t>
      </w:r>
    </w:p>
    <w:p w14:paraId="623CE8E2" w14:textId="77777777" w:rsidR="00F3250E" w:rsidRPr="00F3250E" w:rsidRDefault="00F3250E" w:rsidP="00F3250E"/>
    <w:p w14:paraId="55BF0FE6" w14:textId="77777777" w:rsidR="00F3250E" w:rsidRPr="00F3250E" w:rsidRDefault="00F3250E" w:rsidP="00F3250E">
      <w:r w:rsidRPr="00F3250E">
        <w:t>// For the Pricing section (full-width style):</w:t>
      </w:r>
    </w:p>
    <w:p w14:paraId="1DD1D6AE" w14:textId="77777777" w:rsidR="00F3250E" w:rsidRPr="00F3250E" w:rsidRDefault="00F3250E" w:rsidP="00F3250E">
      <w:r w:rsidRPr="00F3250E">
        <w:t>&lt;ButtonLead extraStyle="!max-w-none !w-full" /&gt;</w:t>
      </w:r>
    </w:p>
    <w:p w14:paraId="162588D0" w14:textId="77777777" w:rsidR="00F3250E" w:rsidRPr="00F3250E" w:rsidRDefault="00FC53F0" w:rsidP="00F3250E">
      <w:r>
        <w:pict w14:anchorId="42D0937C">
          <v:rect id="_x0000_i1034" style="width:0;height:1.5pt" o:hralign="center" o:hrstd="t" o:hr="t" fillcolor="#a0a0a0" stroked="f"/>
        </w:pict>
      </w:r>
    </w:p>
    <w:p w14:paraId="38FE3E7F" w14:textId="77777777" w:rsidR="00F3250E" w:rsidRPr="00F3250E" w:rsidRDefault="00F3250E" w:rsidP="00F3250E">
      <w:r w:rsidRPr="00F3250E">
        <w:t>Ready to Launch?</w:t>
      </w:r>
      <w:hyperlink r:id="rId59" w:anchor="ready-to-launch" w:tooltip="Permanent link" w:history="1">
        <w:r w:rsidRPr="00F3250E">
          <w:rPr>
            <w:rStyle w:val="Hyperlink"/>
          </w:rPr>
          <w:t>¶</w:t>
        </w:r>
      </w:hyperlink>
    </w:p>
    <w:p w14:paraId="0CB06B0D" w14:textId="77777777" w:rsidR="00F3250E" w:rsidRPr="00F3250E" w:rsidRDefault="00F3250E" w:rsidP="00F3250E">
      <w:pPr>
        <w:pBdr>
          <w:bottom w:val="single" w:sz="6" w:space="1" w:color="auto"/>
        </w:pBdr>
      </w:pPr>
      <w:r w:rsidRPr="00F3250E">
        <w:lastRenderedPageBreak/>
        <w:t>Need help publishing? Follow the </w:t>
      </w:r>
      <w:hyperlink r:id="rId60" w:history="1">
        <w:r w:rsidRPr="00F3250E">
          <w:rPr>
            <w:rStyle w:val="Hyperlink"/>
          </w:rPr>
          <w:t>Deployment Guide</w:t>
        </w:r>
      </w:hyperlink>
      <w:r w:rsidRPr="00F3250E">
        <w:t> for step-by-step instructions.</w:t>
      </w:r>
    </w:p>
    <w:p w14:paraId="314C24AE" w14:textId="77777777" w:rsidR="00926D53" w:rsidRDefault="00926D53" w:rsidP="00926D53">
      <w:pPr>
        <w:pStyle w:val="ListParagraph"/>
        <w:ind w:left="1800"/>
      </w:pPr>
    </w:p>
    <w:p w14:paraId="70742671" w14:textId="58C1DEDB" w:rsidR="000D73B2" w:rsidRPr="000D73B2" w:rsidRDefault="000D73B2" w:rsidP="000D73B2">
      <w:pPr>
        <w:pStyle w:val="ListParagraph"/>
        <w:numPr>
          <w:ilvl w:val="0"/>
          <w:numId w:val="9"/>
        </w:numPr>
      </w:pPr>
      <w:r w:rsidRPr="000D73B2">
        <w:t>Static Page</w:t>
      </w:r>
      <w:r w:rsidR="00F3250E">
        <w:br/>
      </w:r>
    </w:p>
    <w:p w14:paraId="32F3B769" w14:textId="77777777" w:rsidR="000D73B2" w:rsidRPr="000D73B2" w:rsidRDefault="000D73B2" w:rsidP="000D73B2">
      <w:r w:rsidRPr="000D73B2">
        <w:rPr>
          <w:rFonts w:ascii="Segoe UI Emoji" w:hAnsi="Segoe UI Emoji" w:cs="Segoe UI Emoji"/>
        </w:rPr>
        <w:t>🧩</w:t>
      </w:r>
      <w:r w:rsidRPr="000D73B2">
        <w:t xml:space="preserve"> SaaSFast Components</w:t>
      </w:r>
      <w:hyperlink r:id="rId61" w:anchor="saasfast-components" w:tooltip="Permanent link" w:history="1">
        <w:r w:rsidRPr="000D73B2">
          <w:rPr>
            <w:rStyle w:val="Hyperlink"/>
          </w:rPr>
          <w:t>¶</w:t>
        </w:r>
      </w:hyperlink>
    </w:p>
    <w:p w14:paraId="4AD00272" w14:textId="77777777" w:rsidR="000D73B2" w:rsidRPr="000D73B2" w:rsidRDefault="000D73B2" w:rsidP="000D73B2">
      <w:r w:rsidRPr="000D73B2">
        <w:t>SaaSFast comes with many built-in components to help you create SEO-friendly pages quickly and easily:</w:t>
      </w:r>
    </w:p>
    <w:p w14:paraId="28FABE4F" w14:textId="77777777" w:rsidR="000D73B2" w:rsidRPr="000D73B2" w:rsidRDefault="000D73B2" w:rsidP="000D73B2">
      <w:pPr>
        <w:numPr>
          <w:ilvl w:val="0"/>
          <w:numId w:val="10"/>
        </w:numPr>
      </w:pPr>
      <w:r w:rsidRPr="000D73B2">
        <w:t>Hero</w:t>
      </w:r>
    </w:p>
    <w:p w14:paraId="3663AFF2" w14:textId="77777777" w:rsidR="000D73B2" w:rsidRPr="000D73B2" w:rsidRDefault="000D73B2" w:rsidP="000D73B2">
      <w:pPr>
        <w:numPr>
          <w:ilvl w:val="0"/>
          <w:numId w:val="10"/>
        </w:numPr>
      </w:pPr>
      <w:r w:rsidRPr="000D73B2">
        <w:t>Pricing</w:t>
      </w:r>
    </w:p>
    <w:p w14:paraId="2961A930" w14:textId="77777777" w:rsidR="000D73B2" w:rsidRPr="000D73B2" w:rsidRDefault="000D73B2" w:rsidP="000D73B2">
      <w:pPr>
        <w:numPr>
          <w:ilvl w:val="0"/>
          <w:numId w:val="10"/>
        </w:numPr>
      </w:pPr>
      <w:r w:rsidRPr="000D73B2">
        <w:t>FAQ (Frequently Asked Questions)</w:t>
      </w:r>
    </w:p>
    <w:p w14:paraId="22A45AD9" w14:textId="77777777" w:rsidR="000D73B2" w:rsidRPr="000D73B2" w:rsidRDefault="000D73B2" w:rsidP="000D73B2">
      <w:pPr>
        <w:numPr>
          <w:ilvl w:val="0"/>
          <w:numId w:val="10"/>
        </w:numPr>
      </w:pPr>
      <w:r w:rsidRPr="000D73B2">
        <w:t>and more...</w:t>
      </w:r>
    </w:p>
    <w:p w14:paraId="163E0A74" w14:textId="77777777" w:rsidR="000D73B2" w:rsidRPr="000D73B2" w:rsidRDefault="000D73B2" w:rsidP="000D73B2">
      <w:r w:rsidRPr="000D73B2">
        <w:rPr>
          <w:rFonts w:ascii="Segoe UI Symbol" w:hAnsi="Segoe UI Symbol" w:cs="Segoe UI Symbol"/>
        </w:rPr>
        <w:t>🛠</w:t>
      </w:r>
      <w:r w:rsidRPr="000D73B2">
        <w:t xml:space="preserve"> You’ll find these components inside the /components folder.</w:t>
      </w:r>
      <w:r w:rsidRPr="000D73B2">
        <w:br/>
      </w:r>
      <w:r w:rsidRPr="000D73B2">
        <w:rPr>
          <w:rFonts w:ascii="Segoe UI Emoji" w:hAnsi="Segoe UI Emoji" w:cs="Segoe UI Emoji"/>
        </w:rPr>
        <w:t>🔍</w:t>
      </w:r>
      <w:r w:rsidRPr="000D73B2">
        <w:t xml:space="preserve"> Use /libs/seo.js to configure SEO tags and improve your site’s visibility in search results.</w:t>
      </w:r>
    </w:p>
    <w:p w14:paraId="6523D2E3" w14:textId="77777777" w:rsidR="000D73B2" w:rsidRPr="000D73B2" w:rsidRDefault="000D73B2" w:rsidP="000D73B2">
      <w:r w:rsidRPr="000D73B2">
        <w:rPr>
          <w:rFonts w:ascii="Segoe UI Emoji" w:hAnsi="Segoe UI Emoji" w:cs="Segoe UI Emoji"/>
        </w:rPr>
        <w:t>✅</w:t>
      </w:r>
      <w:r w:rsidRPr="000D73B2">
        <w:t xml:space="preserve"> Here’s a simple example of a landing page you can build quickly:</w:t>
      </w:r>
    </w:p>
    <w:p w14:paraId="2A5E4AFF" w14:textId="77777777" w:rsidR="000D73B2" w:rsidRPr="000D73B2" w:rsidRDefault="000D73B2" w:rsidP="000D73B2">
      <w:r w:rsidRPr="000D73B2">
        <w:t>import { getSEOTags } from "@/libs/seo";</w:t>
      </w:r>
    </w:p>
    <w:p w14:paraId="7E6FEE20" w14:textId="77777777" w:rsidR="000D73B2" w:rsidRPr="000D73B2" w:rsidRDefault="000D73B2" w:rsidP="000D73B2"/>
    <w:p w14:paraId="270F4B7F" w14:textId="77777777" w:rsidR="000D73B2" w:rsidRPr="000D73B2" w:rsidRDefault="000D73B2" w:rsidP="000D73B2">
      <w:r w:rsidRPr="000D73B2">
        <w:t>export const metadata = getSEOTags({ canonicalUrlRelative: "/" });</w:t>
      </w:r>
    </w:p>
    <w:p w14:paraId="10D00302" w14:textId="77777777" w:rsidR="000D73B2" w:rsidRPr="000D73B2" w:rsidRDefault="000D73B2" w:rsidP="000D73B2"/>
    <w:p w14:paraId="17101C3A" w14:textId="77777777" w:rsidR="000D73B2" w:rsidRPr="000D73B2" w:rsidRDefault="000D73B2" w:rsidP="000D73B2">
      <w:r w:rsidRPr="000D73B2">
        <w:t>export default function Landing() {</w:t>
      </w:r>
    </w:p>
    <w:p w14:paraId="60178EE5" w14:textId="77777777" w:rsidR="000D73B2" w:rsidRPr="000D73B2" w:rsidRDefault="000D73B2" w:rsidP="000D73B2">
      <w:r w:rsidRPr="000D73B2">
        <w:t xml:space="preserve">  return (</w:t>
      </w:r>
    </w:p>
    <w:p w14:paraId="02D1DF61" w14:textId="77777777" w:rsidR="000D73B2" w:rsidRPr="000D73B2" w:rsidRDefault="000D73B2" w:rsidP="000D73B2">
      <w:r w:rsidRPr="000D73B2">
        <w:t xml:space="preserve">    &lt;&gt;</w:t>
      </w:r>
    </w:p>
    <w:p w14:paraId="48734D33" w14:textId="77777777" w:rsidR="000D73B2" w:rsidRPr="000D73B2" w:rsidRDefault="000D73B2" w:rsidP="000D73B2">
      <w:r w:rsidRPr="000D73B2">
        <w:t xml:space="preserve">      &lt;main</w:t>
      </w:r>
    </w:p>
    <w:p w14:paraId="0A6589E1" w14:textId="77777777" w:rsidR="000D73B2" w:rsidRPr="000D73B2" w:rsidRDefault="000D73B2" w:rsidP="000D73B2">
      <w:r w:rsidRPr="000D73B2">
        <w:t xml:space="preserve">        className="min-h-screen p-12 pb-24 text-center"</w:t>
      </w:r>
    </w:p>
    <w:p w14:paraId="746739E0" w14:textId="77777777" w:rsidR="000D73B2" w:rsidRPr="000D73B2" w:rsidRDefault="000D73B2" w:rsidP="000D73B2">
      <w:r w:rsidRPr="000D73B2">
        <w:t xml:space="preserve">        data-theme="dark"</w:t>
      </w:r>
    </w:p>
    <w:p w14:paraId="37244EF8" w14:textId="77777777" w:rsidR="000D73B2" w:rsidRPr="000D73B2" w:rsidRDefault="000D73B2" w:rsidP="000D73B2">
      <w:r w:rsidRPr="000D73B2">
        <w:t xml:space="preserve">      &gt;</w:t>
      </w:r>
    </w:p>
    <w:p w14:paraId="06F65F08" w14:textId="77777777" w:rsidR="000D73B2" w:rsidRPr="000D73B2" w:rsidRDefault="000D73B2" w:rsidP="000D73B2">
      <w:r w:rsidRPr="000D73B2">
        <w:t xml:space="preserve">        &lt;section className="max-w-xl mx-auto space-y-8"&gt;</w:t>
      </w:r>
    </w:p>
    <w:p w14:paraId="34A86EB4" w14:textId="77777777" w:rsidR="000D73B2" w:rsidRPr="000D73B2" w:rsidRDefault="000D73B2" w:rsidP="000D73B2">
      <w:r w:rsidRPr="000D73B2">
        <w:t xml:space="preserve">          &lt;h1 className="text-3xl md:text-4xl font-extrabold"&gt;</w:t>
      </w:r>
    </w:p>
    <w:p w14:paraId="3CABBD17" w14:textId="77777777" w:rsidR="000D73B2" w:rsidRPr="000D73B2" w:rsidRDefault="000D73B2" w:rsidP="000D73B2">
      <w:r w:rsidRPr="000D73B2">
        <w:lastRenderedPageBreak/>
        <w:t xml:space="preserve">            Food recipes you&amp;apos;ll love </w:t>
      </w:r>
      <w:r w:rsidRPr="000D73B2">
        <w:rPr>
          <w:rFonts w:ascii="Segoe UI Emoji" w:hAnsi="Segoe UI Emoji" w:cs="Segoe UI Emoji"/>
        </w:rPr>
        <w:t>🥦</w:t>
      </w:r>
    </w:p>
    <w:p w14:paraId="2382030F" w14:textId="77777777" w:rsidR="000D73B2" w:rsidRPr="000D73B2" w:rsidRDefault="000D73B2" w:rsidP="000D73B2">
      <w:r w:rsidRPr="000D73B2">
        <w:t xml:space="preserve">          &lt;/h1&gt;</w:t>
      </w:r>
    </w:p>
    <w:p w14:paraId="4DBC18E9" w14:textId="77777777" w:rsidR="000D73B2" w:rsidRPr="000D73B2" w:rsidRDefault="000D73B2" w:rsidP="000D73B2"/>
    <w:p w14:paraId="441480E8" w14:textId="77777777" w:rsidR="000D73B2" w:rsidRPr="000D73B2" w:rsidRDefault="000D73B2" w:rsidP="000D73B2">
      <w:r w:rsidRPr="000D73B2">
        <w:t xml:space="preserve">          &lt;p className="text-lg leading-relaxed text-base-content/80"&gt;</w:t>
      </w:r>
    </w:p>
    <w:p w14:paraId="61A20B16" w14:textId="77777777" w:rsidR="000D73B2" w:rsidRPr="000D73B2" w:rsidRDefault="000D73B2" w:rsidP="000D73B2">
      <w:r w:rsidRPr="000D73B2">
        <w:t xml:space="preserve">            Our AI will generate recipes based on your preferences. New recipes</w:t>
      </w:r>
    </w:p>
    <w:p w14:paraId="20903DC9" w14:textId="77777777" w:rsidR="000D73B2" w:rsidRPr="000D73B2" w:rsidRDefault="000D73B2" w:rsidP="000D73B2">
      <w:r w:rsidRPr="000D73B2">
        <w:t xml:space="preserve">            will be added every week!</w:t>
      </w:r>
    </w:p>
    <w:p w14:paraId="589F05FC" w14:textId="77777777" w:rsidR="000D73B2" w:rsidRPr="000D73B2" w:rsidRDefault="000D73B2" w:rsidP="000D73B2">
      <w:r w:rsidRPr="000D73B2">
        <w:t xml:space="preserve">          &lt;/p&gt;</w:t>
      </w:r>
    </w:p>
    <w:p w14:paraId="67B576B3" w14:textId="77777777" w:rsidR="000D73B2" w:rsidRPr="000D73B2" w:rsidRDefault="000D73B2" w:rsidP="000D73B2"/>
    <w:p w14:paraId="3797AF48" w14:textId="77777777" w:rsidR="000D73B2" w:rsidRPr="000D73B2" w:rsidRDefault="000D73B2" w:rsidP="000D73B2">
      <w:r w:rsidRPr="000D73B2">
        <w:t xml:space="preserve">          &lt;img</w:t>
      </w:r>
    </w:p>
    <w:p w14:paraId="512C3978" w14:textId="77777777" w:rsidR="000D73B2" w:rsidRPr="000D73B2" w:rsidRDefault="000D73B2" w:rsidP="000D73B2">
      <w:r w:rsidRPr="000D73B2">
        <w:t xml:space="preserve">            src="https://images.unsplash.com/photo-1518843875459-f738682238a6?ixlib=rb-4.0.3&amp;ixid=M3wxMjA3fDB8MHxwaG90by1wYWdlfHx8fGVufDB8fHx8fA%3D%3D&amp;auto=format&amp;fit=crop&amp;w=3484&amp;q=80"</w:t>
      </w:r>
    </w:p>
    <w:p w14:paraId="28A5820B" w14:textId="77777777" w:rsidR="000D73B2" w:rsidRPr="000D73B2" w:rsidRDefault="000D73B2" w:rsidP="000D73B2">
      <w:r w:rsidRPr="000D73B2">
        <w:t xml:space="preserve">            alt="Vegetables"</w:t>
      </w:r>
    </w:p>
    <w:p w14:paraId="707AA47A" w14:textId="77777777" w:rsidR="000D73B2" w:rsidRPr="000D73B2" w:rsidRDefault="000D73B2" w:rsidP="000D73B2">
      <w:r w:rsidRPr="000D73B2">
        <w:t xml:space="preserve">            width={500}</w:t>
      </w:r>
    </w:p>
    <w:p w14:paraId="2C04DD46" w14:textId="77777777" w:rsidR="000D73B2" w:rsidRPr="000D73B2" w:rsidRDefault="000D73B2" w:rsidP="000D73B2">
      <w:r w:rsidRPr="000D73B2">
        <w:t xml:space="preserve">            height={250}</w:t>
      </w:r>
    </w:p>
    <w:p w14:paraId="51A99122" w14:textId="77777777" w:rsidR="000D73B2" w:rsidRPr="000D73B2" w:rsidRDefault="000D73B2" w:rsidP="000D73B2">
      <w:r w:rsidRPr="000D73B2">
        <w:t xml:space="preserve">            className="rounded-lg mx-auto"</w:t>
      </w:r>
    </w:p>
    <w:p w14:paraId="7131A2DC" w14:textId="77777777" w:rsidR="000D73B2" w:rsidRPr="000D73B2" w:rsidRDefault="000D73B2" w:rsidP="000D73B2">
      <w:r w:rsidRPr="000D73B2">
        <w:t xml:space="preserve">          /&gt;</w:t>
      </w:r>
    </w:p>
    <w:p w14:paraId="1841C623" w14:textId="77777777" w:rsidR="000D73B2" w:rsidRPr="000D73B2" w:rsidRDefault="000D73B2" w:rsidP="000D73B2"/>
    <w:p w14:paraId="2E5AFC11" w14:textId="77777777" w:rsidR="000D73B2" w:rsidRPr="000D73B2" w:rsidRDefault="000D73B2" w:rsidP="000D73B2">
      <w:r w:rsidRPr="000D73B2">
        <w:t xml:space="preserve">          &lt;button className="btn btn-primary btn-wide"&gt;Get started&lt;/button&gt;</w:t>
      </w:r>
    </w:p>
    <w:p w14:paraId="7384D95C" w14:textId="77777777" w:rsidR="000D73B2" w:rsidRPr="000D73B2" w:rsidRDefault="000D73B2" w:rsidP="000D73B2">
      <w:r w:rsidRPr="000D73B2">
        <w:t xml:space="preserve">        &lt;/section&gt;</w:t>
      </w:r>
    </w:p>
    <w:p w14:paraId="4A939FAC" w14:textId="77777777" w:rsidR="000D73B2" w:rsidRPr="000D73B2" w:rsidRDefault="000D73B2" w:rsidP="000D73B2">
      <w:r w:rsidRPr="000D73B2">
        <w:t xml:space="preserve">      &lt;/main&gt;</w:t>
      </w:r>
    </w:p>
    <w:p w14:paraId="1C617010" w14:textId="77777777" w:rsidR="000D73B2" w:rsidRPr="000D73B2" w:rsidRDefault="000D73B2" w:rsidP="000D73B2">
      <w:r w:rsidRPr="000D73B2">
        <w:t xml:space="preserve">    &lt;/&gt;</w:t>
      </w:r>
    </w:p>
    <w:p w14:paraId="6114E2D6" w14:textId="77777777" w:rsidR="000D73B2" w:rsidRPr="000D73B2" w:rsidRDefault="000D73B2" w:rsidP="000D73B2">
      <w:r w:rsidRPr="000D73B2">
        <w:t xml:space="preserve">  );</w:t>
      </w:r>
    </w:p>
    <w:p w14:paraId="794F2174" w14:textId="77777777" w:rsidR="000D73B2" w:rsidRPr="000D73B2" w:rsidRDefault="000D73B2" w:rsidP="000D73B2">
      <w:pPr>
        <w:pBdr>
          <w:bottom w:val="single" w:sz="6" w:space="1" w:color="auto"/>
        </w:pBdr>
      </w:pPr>
      <w:r w:rsidRPr="000D73B2">
        <w:t>}</w:t>
      </w:r>
    </w:p>
    <w:p w14:paraId="0EB91AEF" w14:textId="77777777" w:rsidR="00FC4267" w:rsidRDefault="00FC4267"/>
    <w:p w14:paraId="0815A56A" w14:textId="77777777" w:rsidR="00FC4267" w:rsidRPr="00FC4267" w:rsidRDefault="00FC4267" w:rsidP="00FC4267">
      <w:pPr>
        <w:pStyle w:val="ListParagraph"/>
        <w:numPr>
          <w:ilvl w:val="0"/>
          <w:numId w:val="9"/>
        </w:numPr>
      </w:pPr>
      <w:r w:rsidRPr="00FC4267">
        <w:t>User Authentication</w:t>
      </w:r>
    </w:p>
    <w:p w14:paraId="417779DF" w14:textId="77777777" w:rsidR="00FC4267" w:rsidRPr="00FC4267" w:rsidRDefault="00FC4267" w:rsidP="00FC4267">
      <w:r w:rsidRPr="00FC4267">
        <w:lastRenderedPageBreak/>
        <w:t>NEXT-AUTH + MONGO-DBSUPABASE</w:t>
      </w:r>
    </w:p>
    <w:p w14:paraId="1F8B39DA" w14:textId="77777777" w:rsidR="00FC4267" w:rsidRPr="00FC4267" w:rsidRDefault="00FC4267" w:rsidP="00FC4267">
      <w:r w:rsidRPr="00FC4267">
        <w:rPr>
          <w:rFonts w:ascii="Segoe UI Emoji" w:hAnsi="Segoe UI Emoji" w:cs="Segoe UI Emoji"/>
        </w:rPr>
        <w:t>🔐</w:t>
      </w:r>
      <w:r w:rsidRPr="00FC4267">
        <w:t xml:space="preserve"> Authentication with NextAuth</w:t>
      </w:r>
      <w:hyperlink r:id="rId62" w:anchor="authentication-with-nextauth" w:tooltip="Permanent link" w:history="1">
        <w:r w:rsidRPr="00FC4267">
          <w:rPr>
            <w:rStyle w:val="Hyperlink"/>
          </w:rPr>
          <w:t>¶</w:t>
        </w:r>
      </w:hyperlink>
    </w:p>
    <w:p w14:paraId="3B3731DE" w14:textId="77777777" w:rsidR="00FC4267" w:rsidRPr="00FC4267" w:rsidRDefault="00FC4267" w:rsidP="00FC4267">
      <w:r w:rsidRPr="00FC4267">
        <w:rPr>
          <w:b/>
          <w:bCs/>
        </w:rPr>
        <w:t>SaaSFast</w:t>
      </w:r>
      <w:r w:rsidRPr="00FC4267">
        <w:t> uses </w:t>
      </w:r>
      <w:r w:rsidRPr="00FC4267">
        <w:rPr>
          <w:b/>
          <w:bCs/>
        </w:rPr>
        <w:t>NextAuth</w:t>
      </w:r>
      <w:r w:rsidRPr="00FC4267">
        <w:t> for user login.</w:t>
      </w:r>
      <w:r w:rsidRPr="00FC4267">
        <w:br/>
        <w:t>You can configure it in the file:</w:t>
      </w:r>
      <w:r w:rsidRPr="00FC4267">
        <w:br/>
        <w:t>/app/api/auth/[...nextauth]/route.js</w:t>
      </w:r>
    </w:p>
    <w:p w14:paraId="4F80EB0A" w14:textId="77777777" w:rsidR="00FC4267" w:rsidRPr="00FC4267" w:rsidRDefault="00FC4267" w:rsidP="00FC4267">
      <w:r w:rsidRPr="00FC4267">
        <w:t>Supported Login Methods:</w:t>
      </w:r>
      <w:hyperlink r:id="rId63" w:anchor="supported-login-methods" w:tooltip="Permanent link" w:history="1">
        <w:r w:rsidRPr="00FC4267">
          <w:rPr>
            <w:rStyle w:val="Hyperlink"/>
          </w:rPr>
          <w:t>¶</w:t>
        </w:r>
      </w:hyperlink>
    </w:p>
    <w:p w14:paraId="1FC5ACDC" w14:textId="77777777" w:rsidR="00FC4267" w:rsidRPr="00FC4267" w:rsidRDefault="00FC4267" w:rsidP="00FC4267">
      <w:pPr>
        <w:numPr>
          <w:ilvl w:val="0"/>
          <w:numId w:val="11"/>
        </w:numPr>
      </w:pPr>
      <w:r w:rsidRPr="00FC4267">
        <w:rPr>
          <w:rFonts w:ascii="Segoe UI Emoji" w:hAnsi="Segoe UI Emoji" w:cs="Segoe UI Emoji"/>
        </w:rPr>
        <w:t>✅</w:t>
      </w:r>
      <w:r w:rsidRPr="00FC4267">
        <w:t xml:space="preserve"> Magic Links</w:t>
      </w:r>
    </w:p>
    <w:p w14:paraId="7D853FAC" w14:textId="77777777" w:rsidR="00FC4267" w:rsidRPr="00FC4267" w:rsidRDefault="00FC4267" w:rsidP="00FC4267">
      <w:pPr>
        <w:numPr>
          <w:ilvl w:val="0"/>
          <w:numId w:val="11"/>
        </w:numPr>
      </w:pPr>
      <w:r w:rsidRPr="00FC4267">
        <w:rPr>
          <w:rFonts w:ascii="Segoe UI Emoji" w:hAnsi="Segoe UI Emoji" w:cs="Segoe UI Emoji"/>
        </w:rPr>
        <w:t>✅</w:t>
      </w:r>
      <w:r w:rsidRPr="00FC4267">
        <w:t xml:space="preserve"> Google OAuth</w:t>
      </w:r>
    </w:p>
    <w:p w14:paraId="7BE89BD2" w14:textId="77777777" w:rsidR="00FC4267" w:rsidRPr="00FC4267" w:rsidRDefault="00FC4267" w:rsidP="00FC4267">
      <w:r w:rsidRPr="00FC4267">
        <w:t>Once you've completed at least one of the guides above, you can enable user sign-in like this:</w:t>
      </w:r>
    </w:p>
    <w:p w14:paraId="25AECEB0" w14:textId="77777777" w:rsidR="00FC4267" w:rsidRPr="00FC4267" w:rsidRDefault="00FC4267" w:rsidP="00FC4267">
      <w:r w:rsidRPr="00FC4267">
        <w:t>"use client"</w:t>
      </w:r>
    </w:p>
    <w:p w14:paraId="3E3BF21B" w14:textId="77777777" w:rsidR="00FC4267" w:rsidRPr="00FC4267" w:rsidRDefault="00FC4267" w:rsidP="00FC4267"/>
    <w:p w14:paraId="1CC3CA2E" w14:textId="77777777" w:rsidR="00FC4267" w:rsidRPr="00FC4267" w:rsidRDefault="00FC4267" w:rsidP="00FC4267">
      <w:r w:rsidRPr="00FC4267">
        <w:t>import { signIn } from "next-auth/react";</w:t>
      </w:r>
    </w:p>
    <w:p w14:paraId="1E300E6B" w14:textId="77777777" w:rsidR="00FC4267" w:rsidRPr="00FC4267" w:rsidRDefault="00FC4267" w:rsidP="00FC4267">
      <w:r w:rsidRPr="00FC4267">
        <w:t>import config from "@/config";</w:t>
      </w:r>
    </w:p>
    <w:p w14:paraId="34A5F231" w14:textId="77777777" w:rsidR="00FC4267" w:rsidRPr="00FC4267" w:rsidRDefault="00FC4267" w:rsidP="00FC4267"/>
    <w:p w14:paraId="5D491B0A" w14:textId="77777777" w:rsidR="00FC4267" w:rsidRPr="00FC4267" w:rsidRDefault="00FC4267" w:rsidP="00FC4267">
      <w:r w:rsidRPr="00FC4267">
        <w:t>const SigninButton = () =&gt; {</w:t>
      </w:r>
    </w:p>
    <w:p w14:paraId="589F3549" w14:textId="77777777" w:rsidR="00FC4267" w:rsidRPr="00FC4267" w:rsidRDefault="00FC4267" w:rsidP="00FC4267">
      <w:r w:rsidRPr="00FC4267">
        <w:t xml:space="preserve">  return (</w:t>
      </w:r>
    </w:p>
    <w:p w14:paraId="6ECC0583" w14:textId="77777777" w:rsidR="00FC4267" w:rsidRPr="00FC4267" w:rsidRDefault="00FC4267" w:rsidP="00FC4267">
      <w:r w:rsidRPr="00FC4267">
        <w:t xml:space="preserve">    &lt;button</w:t>
      </w:r>
    </w:p>
    <w:p w14:paraId="23FC642F" w14:textId="77777777" w:rsidR="00FC4267" w:rsidRPr="00FC4267" w:rsidRDefault="00FC4267" w:rsidP="00FC4267">
      <w:r w:rsidRPr="00FC4267">
        <w:t xml:space="preserve">      className="btn btn-primary"</w:t>
      </w:r>
    </w:p>
    <w:p w14:paraId="249C20A3" w14:textId="77777777" w:rsidR="00FC4267" w:rsidRPr="00FC4267" w:rsidRDefault="00FC4267" w:rsidP="00FC4267">
      <w:r w:rsidRPr="00FC4267">
        <w:t xml:space="preserve">      onClick={() =&gt; signIn(undefined, { callbackUrl: config.auth.callbackUrl })}</w:t>
      </w:r>
    </w:p>
    <w:p w14:paraId="149CE496" w14:textId="77777777" w:rsidR="00FC4267" w:rsidRPr="00FC4267" w:rsidRDefault="00FC4267" w:rsidP="00FC4267">
      <w:r w:rsidRPr="00FC4267">
        <w:t xml:space="preserve">    &gt;</w:t>
      </w:r>
    </w:p>
    <w:p w14:paraId="61F9FA06" w14:textId="77777777" w:rsidR="00FC4267" w:rsidRPr="00FC4267" w:rsidRDefault="00FC4267" w:rsidP="00FC4267">
      <w:r w:rsidRPr="00FC4267">
        <w:t xml:space="preserve">      Login</w:t>
      </w:r>
    </w:p>
    <w:p w14:paraId="4DF9A679" w14:textId="77777777" w:rsidR="00FC4267" w:rsidRPr="00FC4267" w:rsidRDefault="00FC4267" w:rsidP="00FC4267">
      <w:r w:rsidRPr="00FC4267">
        <w:t xml:space="preserve">    &lt;/button&gt;</w:t>
      </w:r>
    </w:p>
    <w:p w14:paraId="7D74582E" w14:textId="77777777" w:rsidR="00FC4267" w:rsidRPr="00FC4267" w:rsidRDefault="00FC4267" w:rsidP="00FC4267">
      <w:r w:rsidRPr="00FC4267">
        <w:t xml:space="preserve">  );</w:t>
      </w:r>
    </w:p>
    <w:p w14:paraId="7367CFF3" w14:textId="77777777" w:rsidR="00FC4267" w:rsidRPr="00FC4267" w:rsidRDefault="00FC4267" w:rsidP="00FC4267">
      <w:r w:rsidRPr="00FC4267">
        <w:t>};</w:t>
      </w:r>
    </w:p>
    <w:p w14:paraId="70A18533" w14:textId="77777777" w:rsidR="00FC4267" w:rsidRPr="00FC4267" w:rsidRDefault="00FC4267" w:rsidP="00FC4267"/>
    <w:p w14:paraId="7F7FF354" w14:textId="77777777" w:rsidR="00FC4267" w:rsidRDefault="00FC4267" w:rsidP="00FC4267">
      <w:pPr>
        <w:pBdr>
          <w:bottom w:val="single" w:sz="6" w:space="1" w:color="auto"/>
        </w:pBdr>
      </w:pPr>
      <w:r w:rsidRPr="00FC4267">
        <w:t>export default SigninButton;</w:t>
      </w:r>
    </w:p>
    <w:p w14:paraId="5FA058D2" w14:textId="77777777" w:rsidR="00327064" w:rsidRPr="00327064" w:rsidRDefault="00327064" w:rsidP="00327064">
      <w:r w:rsidRPr="00327064">
        <w:rPr>
          <w:rFonts w:ascii="Segoe UI Emoji" w:hAnsi="Segoe UI Emoji" w:cs="Segoe UI Emoji"/>
        </w:rPr>
        <w:lastRenderedPageBreak/>
        <w:t>🌐</w:t>
      </w:r>
      <w:r w:rsidRPr="00327064">
        <w:t xml:space="preserve"> Working with API</w:t>
      </w:r>
      <w:hyperlink r:id="rId64" w:anchor="working-with-api" w:tooltip="Permanent link" w:history="1">
        <w:r w:rsidRPr="00327064">
          <w:rPr>
            <w:rStyle w:val="Hyperlink"/>
          </w:rPr>
          <w:t>¶</w:t>
        </w:r>
      </w:hyperlink>
    </w:p>
    <w:p w14:paraId="257C62EE" w14:textId="77777777" w:rsidR="00327064" w:rsidRPr="00327064" w:rsidRDefault="00327064" w:rsidP="00327064">
      <w:r w:rsidRPr="00327064">
        <w:t>NEXT-AUTH + MONGO-DBSUPABASE</w:t>
      </w:r>
    </w:p>
    <w:p w14:paraId="1BFC9E70" w14:textId="77777777" w:rsidR="00327064" w:rsidRDefault="00327064" w:rsidP="00327064">
      <w:pPr>
        <w:rPr>
          <w:rFonts w:ascii="Segoe UI Emoji" w:hAnsi="Segoe UI Emoji" w:cs="Segoe UI Emoji"/>
        </w:rPr>
      </w:pPr>
    </w:p>
    <w:p w14:paraId="2FEC1ADB" w14:textId="2A739D1E" w:rsidR="00327064" w:rsidRPr="00327064" w:rsidRDefault="00327064" w:rsidP="00327064">
      <w:pPr>
        <w:pStyle w:val="ListParagraph"/>
        <w:numPr>
          <w:ilvl w:val="0"/>
          <w:numId w:val="9"/>
        </w:numPr>
      </w:pPr>
      <w:r w:rsidRPr="00327064">
        <w:t>API Handling</w:t>
      </w:r>
      <w:hyperlink r:id="rId65" w:anchor="api-handling" w:tooltip="Permanent link" w:history="1">
        <w:r w:rsidRPr="00327064">
          <w:rPr>
            <w:rStyle w:val="Hyperlink"/>
          </w:rPr>
          <w:t>¶</w:t>
        </w:r>
      </w:hyperlink>
    </w:p>
    <w:p w14:paraId="0FCF0799" w14:textId="77777777" w:rsidR="00327064" w:rsidRPr="00327064" w:rsidRDefault="00327064" w:rsidP="00327064">
      <w:r w:rsidRPr="00327064">
        <w:t>Each file named route.js inside the /app/api folder represents an API endpoint.</w:t>
      </w:r>
      <w:r w:rsidRPr="00327064">
        <w:br/>
        <w:t>You can use the helper file /libs/api.js (which is a pre-configured instance of axios with interceptors) to simplify your API requests. It automatically does the following:</w:t>
      </w:r>
    </w:p>
    <w:p w14:paraId="1463295D" w14:textId="77777777" w:rsidR="00327064" w:rsidRPr="00327064" w:rsidRDefault="00327064" w:rsidP="00327064">
      <w:pPr>
        <w:numPr>
          <w:ilvl w:val="0"/>
          <w:numId w:val="12"/>
        </w:numPr>
      </w:pPr>
      <w:r w:rsidRPr="00327064">
        <w:t>Displays error messages</w:t>
      </w:r>
    </w:p>
    <w:p w14:paraId="3B3691C7" w14:textId="77777777" w:rsidR="00327064" w:rsidRPr="00327064" w:rsidRDefault="00327064" w:rsidP="00327064">
      <w:pPr>
        <w:numPr>
          <w:ilvl w:val="0"/>
          <w:numId w:val="12"/>
        </w:numPr>
      </w:pPr>
      <w:r w:rsidRPr="00327064">
        <w:t>Redirects to the login page on a 401 Unauthorized error</w:t>
      </w:r>
    </w:p>
    <w:p w14:paraId="37835397" w14:textId="77777777" w:rsidR="00327064" w:rsidRPr="00327064" w:rsidRDefault="00327064" w:rsidP="00327064">
      <w:pPr>
        <w:numPr>
          <w:ilvl w:val="0"/>
          <w:numId w:val="12"/>
        </w:numPr>
      </w:pPr>
      <w:r w:rsidRPr="00327064">
        <w:t>Automatically prefixes requests with /api</w:t>
      </w:r>
    </w:p>
    <w:p w14:paraId="442A8898" w14:textId="77777777" w:rsidR="00327064" w:rsidRPr="00327064" w:rsidRDefault="00327064" w:rsidP="00327064">
      <w:r w:rsidRPr="00327064">
        <w:rPr>
          <w:rFonts w:ascii="Segoe UI Emoji" w:hAnsi="Segoe UI Emoji" w:cs="Segoe UI Emoji"/>
        </w:rPr>
        <w:t>📌</w:t>
      </w:r>
      <w:r w:rsidRPr="00327064">
        <w:t xml:space="preserve"> Example: instead of /api/user/posts you can simply use /user/posts.</w:t>
      </w:r>
    </w:p>
    <w:p w14:paraId="2EC706A9" w14:textId="77777777" w:rsidR="00327064" w:rsidRPr="00327064" w:rsidRDefault="00327064" w:rsidP="00327064">
      <w:r w:rsidRPr="00327064">
        <w:rPr>
          <w:b/>
          <w:bCs/>
        </w:rPr>
        <w:t>Example:</w:t>
      </w:r>
      <w:r w:rsidRPr="00327064">
        <w:t> user/posts/ ← </w:t>
      </w:r>
      <w:del w:id="0" w:author="Unknown">
        <w:r w:rsidRPr="00327064">
          <w:delText>/api/user/posts</w:delText>
        </w:r>
      </w:del>
    </w:p>
    <w:p w14:paraId="24575A43" w14:textId="77777777" w:rsidR="00327064" w:rsidRPr="00327064" w:rsidRDefault="00FC53F0" w:rsidP="00327064">
      <w:r>
        <w:pict w14:anchorId="22E90BD9">
          <v:rect id="_x0000_i1035" style="width:0;height:1.5pt" o:hralign="center" o:hrstd="t" o:hr="t" fillcolor="#a0a0a0" stroked="f"/>
        </w:pict>
      </w:r>
    </w:p>
    <w:p w14:paraId="462E8026" w14:textId="77777777" w:rsidR="00327064" w:rsidRPr="00327064" w:rsidRDefault="00327064" w:rsidP="00327064">
      <w:r w:rsidRPr="00327064">
        <w:rPr>
          <w:rFonts w:ascii="Segoe UI Emoji" w:hAnsi="Segoe UI Emoji" w:cs="Segoe UI Emoji"/>
        </w:rPr>
        <w:t>🔐</w:t>
      </w:r>
      <w:r w:rsidRPr="00327064">
        <w:t xml:space="preserve"> Securing Sensitive API Requests</w:t>
      </w:r>
      <w:hyperlink r:id="rId66" w:anchor="securing-sensitive-api-requests" w:tooltip="Permanent link" w:history="1">
        <w:r w:rsidRPr="00327064">
          <w:rPr>
            <w:rStyle w:val="Hyperlink"/>
          </w:rPr>
          <w:t>¶</w:t>
        </w:r>
      </w:hyperlink>
    </w:p>
    <w:p w14:paraId="00F71A69" w14:textId="77777777" w:rsidR="00327064" w:rsidRPr="00327064" w:rsidRDefault="00327064" w:rsidP="00327064">
      <w:r w:rsidRPr="00327064">
        <w:rPr>
          <w:rFonts w:ascii="Segoe UI Emoji" w:hAnsi="Segoe UI Emoji" w:cs="Segoe UI Emoji"/>
        </w:rPr>
        <w:t>✅</w:t>
      </w:r>
      <w:r w:rsidRPr="00327064">
        <w:t> </w:t>
      </w:r>
      <w:r w:rsidRPr="00327064">
        <w:rPr>
          <w:b/>
          <w:bCs/>
        </w:rPr>
        <w:t>NextAuth</w:t>
      </w:r>
      <w:r w:rsidRPr="00327064">
        <w:t> handles authentication automatically using cookies.</w:t>
      </w:r>
    </w:p>
    <w:p w14:paraId="22BCD123" w14:textId="77777777" w:rsidR="00327064" w:rsidRPr="00327064" w:rsidRDefault="00327064" w:rsidP="00327064">
      <w:r w:rsidRPr="00327064">
        <w:t>// /app/user-profile/page.js</w:t>
      </w:r>
    </w:p>
    <w:p w14:paraId="40AFFEE3" w14:textId="77777777" w:rsidR="00327064" w:rsidRPr="00327064" w:rsidRDefault="00327064" w:rsidP="00327064">
      <w:r w:rsidRPr="00327064">
        <w:t>"use client"</w:t>
      </w:r>
    </w:p>
    <w:p w14:paraId="3AD22145" w14:textId="77777777" w:rsidR="00327064" w:rsidRPr="00327064" w:rsidRDefault="00327064" w:rsidP="00327064"/>
    <w:p w14:paraId="2A532B49" w14:textId="77777777" w:rsidR="00327064" w:rsidRPr="00327064" w:rsidRDefault="00327064" w:rsidP="00327064">
      <w:r w:rsidRPr="00327064">
        <w:t>import { useState } from "react";</w:t>
      </w:r>
    </w:p>
    <w:p w14:paraId="53B0537B" w14:textId="77777777" w:rsidR="00327064" w:rsidRPr="00327064" w:rsidRDefault="00327064" w:rsidP="00327064">
      <w:r w:rsidRPr="00327064">
        <w:t>import apiClient from "@/libs/api";</w:t>
      </w:r>
    </w:p>
    <w:p w14:paraId="2E7F65DC" w14:textId="77777777" w:rsidR="00327064" w:rsidRPr="00327064" w:rsidRDefault="00327064" w:rsidP="00327064"/>
    <w:p w14:paraId="68736A08" w14:textId="77777777" w:rsidR="00327064" w:rsidRPr="00327064" w:rsidRDefault="00327064" w:rsidP="00327064">
      <w:r w:rsidRPr="00327064">
        <w:t>const UserProfile = () =&gt; {</w:t>
      </w:r>
    </w:p>
    <w:p w14:paraId="2EB7AF31" w14:textId="77777777" w:rsidR="00327064" w:rsidRPr="00327064" w:rsidRDefault="00327064" w:rsidP="00327064">
      <w:r w:rsidRPr="00327064">
        <w:t xml:space="preserve">  const [isLoading, setIsLoading] = useState(false);</w:t>
      </w:r>
    </w:p>
    <w:p w14:paraId="57C8AF0F" w14:textId="77777777" w:rsidR="00327064" w:rsidRPr="00327064" w:rsidRDefault="00327064" w:rsidP="00327064"/>
    <w:p w14:paraId="48F0BE7F" w14:textId="77777777" w:rsidR="00327064" w:rsidRPr="00327064" w:rsidRDefault="00327064" w:rsidP="00327064">
      <w:r w:rsidRPr="00327064">
        <w:t xml:space="preserve">  const saveUser = async () =&gt; {</w:t>
      </w:r>
    </w:p>
    <w:p w14:paraId="56C8E521" w14:textId="77777777" w:rsidR="00327064" w:rsidRPr="00327064" w:rsidRDefault="00327064" w:rsidP="00327064">
      <w:r w:rsidRPr="00327064">
        <w:t xml:space="preserve">    setIsLoading(true);</w:t>
      </w:r>
    </w:p>
    <w:p w14:paraId="740AF867" w14:textId="77777777" w:rsidR="00327064" w:rsidRPr="00327064" w:rsidRDefault="00327064" w:rsidP="00327064"/>
    <w:p w14:paraId="63E88A51" w14:textId="77777777" w:rsidR="00327064" w:rsidRPr="00327064" w:rsidRDefault="00327064" w:rsidP="00327064">
      <w:r w:rsidRPr="00327064">
        <w:t xml:space="preserve">    try {</w:t>
      </w:r>
    </w:p>
    <w:p w14:paraId="6B0F2BDA" w14:textId="77777777" w:rsidR="00327064" w:rsidRPr="00327064" w:rsidRDefault="00327064" w:rsidP="00327064">
      <w:r w:rsidRPr="00327064">
        <w:t xml:space="preserve">      const { data } = await apiClient.post("/user", {</w:t>
      </w:r>
    </w:p>
    <w:p w14:paraId="40122FA6" w14:textId="77777777" w:rsidR="00327064" w:rsidRPr="00327064" w:rsidRDefault="00327064" w:rsidP="00327064">
      <w:r w:rsidRPr="00327064">
        <w:t xml:space="preserve">        email: "new@gmail.com",</w:t>
      </w:r>
    </w:p>
    <w:p w14:paraId="14BACB0C" w14:textId="77777777" w:rsidR="00327064" w:rsidRPr="00327064" w:rsidRDefault="00327064" w:rsidP="00327064">
      <w:r w:rsidRPr="00327064">
        <w:t xml:space="preserve">      });</w:t>
      </w:r>
    </w:p>
    <w:p w14:paraId="5D0C59BC" w14:textId="77777777" w:rsidR="00327064" w:rsidRPr="00327064" w:rsidRDefault="00327064" w:rsidP="00327064"/>
    <w:p w14:paraId="3DDB5AFD" w14:textId="77777777" w:rsidR="00327064" w:rsidRPr="00327064" w:rsidRDefault="00327064" w:rsidP="00327064">
      <w:r w:rsidRPr="00327064">
        <w:t xml:space="preserve">      console.log(data);</w:t>
      </w:r>
    </w:p>
    <w:p w14:paraId="233E5FA6" w14:textId="77777777" w:rsidR="00327064" w:rsidRPr="00327064" w:rsidRDefault="00327064" w:rsidP="00327064">
      <w:r w:rsidRPr="00327064">
        <w:t xml:space="preserve">    } catch (e) {</w:t>
      </w:r>
    </w:p>
    <w:p w14:paraId="2AE81E93" w14:textId="77777777" w:rsidR="00327064" w:rsidRPr="00327064" w:rsidRDefault="00327064" w:rsidP="00327064">
      <w:r w:rsidRPr="00327064">
        <w:t xml:space="preserve">      console.error(e?.message);</w:t>
      </w:r>
    </w:p>
    <w:p w14:paraId="25E9BAE1" w14:textId="77777777" w:rsidR="00327064" w:rsidRPr="00327064" w:rsidRDefault="00327064" w:rsidP="00327064">
      <w:r w:rsidRPr="00327064">
        <w:t xml:space="preserve">    } finally {</w:t>
      </w:r>
    </w:p>
    <w:p w14:paraId="12B31C8A" w14:textId="77777777" w:rsidR="00327064" w:rsidRPr="00327064" w:rsidRDefault="00327064" w:rsidP="00327064">
      <w:r w:rsidRPr="00327064">
        <w:t xml:space="preserve">      setIsLoading(false);</w:t>
      </w:r>
    </w:p>
    <w:p w14:paraId="7C5A8297" w14:textId="77777777" w:rsidR="00327064" w:rsidRPr="00327064" w:rsidRDefault="00327064" w:rsidP="00327064">
      <w:r w:rsidRPr="00327064">
        <w:t xml:space="preserve">    }</w:t>
      </w:r>
    </w:p>
    <w:p w14:paraId="3750DE5B" w14:textId="77777777" w:rsidR="00327064" w:rsidRPr="00327064" w:rsidRDefault="00327064" w:rsidP="00327064">
      <w:r w:rsidRPr="00327064">
        <w:t xml:space="preserve">  };</w:t>
      </w:r>
    </w:p>
    <w:p w14:paraId="346F1A82" w14:textId="77777777" w:rsidR="00327064" w:rsidRPr="00327064" w:rsidRDefault="00327064" w:rsidP="00327064"/>
    <w:p w14:paraId="2558B1B7" w14:textId="77777777" w:rsidR="00327064" w:rsidRPr="00327064" w:rsidRDefault="00327064" w:rsidP="00327064">
      <w:r w:rsidRPr="00327064">
        <w:t xml:space="preserve">  return (</w:t>
      </w:r>
    </w:p>
    <w:p w14:paraId="56A66DB4" w14:textId="77777777" w:rsidR="00327064" w:rsidRPr="00327064" w:rsidRDefault="00327064" w:rsidP="00327064">
      <w:r w:rsidRPr="00327064">
        <w:t xml:space="preserve">    &lt;button className="btn btn-primary" onClick={() =&gt; saveUser()}&gt;</w:t>
      </w:r>
    </w:p>
    <w:p w14:paraId="49CB8362" w14:textId="77777777" w:rsidR="00327064" w:rsidRPr="00327064" w:rsidRDefault="00327064" w:rsidP="00327064">
      <w:r w:rsidRPr="00327064">
        <w:t xml:space="preserve">      {isLoading &amp;&amp; (</w:t>
      </w:r>
    </w:p>
    <w:p w14:paraId="1F7C1D25" w14:textId="77777777" w:rsidR="00327064" w:rsidRPr="00327064" w:rsidRDefault="00327064" w:rsidP="00327064">
      <w:r w:rsidRPr="00327064">
        <w:t xml:space="preserve">        &lt;span className="loading loading-spinner loading-sm"&gt;&lt;/span&gt;</w:t>
      </w:r>
    </w:p>
    <w:p w14:paraId="7776E669" w14:textId="77777777" w:rsidR="00327064" w:rsidRPr="00327064" w:rsidRDefault="00327064" w:rsidP="00327064">
      <w:r w:rsidRPr="00327064">
        <w:t xml:space="preserve">      )}</w:t>
      </w:r>
    </w:p>
    <w:p w14:paraId="27723F69" w14:textId="77777777" w:rsidR="00327064" w:rsidRPr="00327064" w:rsidRDefault="00327064" w:rsidP="00327064">
      <w:r w:rsidRPr="00327064">
        <w:t xml:space="preserve">      Save</w:t>
      </w:r>
    </w:p>
    <w:p w14:paraId="64F75CF5" w14:textId="77777777" w:rsidR="00327064" w:rsidRPr="00327064" w:rsidRDefault="00327064" w:rsidP="00327064">
      <w:r w:rsidRPr="00327064">
        <w:t xml:space="preserve">    &lt;/button&gt;</w:t>
      </w:r>
    </w:p>
    <w:p w14:paraId="00B61D97" w14:textId="77777777" w:rsidR="00327064" w:rsidRPr="00327064" w:rsidRDefault="00327064" w:rsidP="00327064">
      <w:r w:rsidRPr="00327064">
        <w:t xml:space="preserve">  );</w:t>
      </w:r>
    </w:p>
    <w:p w14:paraId="6599E3A0" w14:textId="77777777" w:rsidR="00327064" w:rsidRPr="00327064" w:rsidRDefault="00327064" w:rsidP="00327064">
      <w:r w:rsidRPr="00327064">
        <w:t>};</w:t>
      </w:r>
    </w:p>
    <w:p w14:paraId="5BBE4CB0" w14:textId="77777777" w:rsidR="00327064" w:rsidRPr="00327064" w:rsidRDefault="00327064" w:rsidP="00327064"/>
    <w:p w14:paraId="2E90DFE5" w14:textId="77777777" w:rsidR="00327064" w:rsidRPr="00327064" w:rsidRDefault="00327064" w:rsidP="00327064">
      <w:r w:rsidRPr="00327064">
        <w:t>export default UserProfile;</w:t>
      </w:r>
    </w:p>
    <w:p w14:paraId="06EA1382" w14:textId="77777777" w:rsidR="00327064" w:rsidRPr="00327064" w:rsidRDefault="00FC53F0" w:rsidP="00327064">
      <w:r>
        <w:pict w14:anchorId="61784FF5">
          <v:rect id="_x0000_i1036" style="width:0;height:1.5pt" o:hralign="center" o:hrstd="t" o:hr="t" fillcolor="#a0a0a0" stroked="f"/>
        </w:pict>
      </w:r>
    </w:p>
    <w:p w14:paraId="5CFB285C" w14:textId="77777777" w:rsidR="00327064" w:rsidRPr="00327064" w:rsidRDefault="00327064" w:rsidP="00327064">
      <w:r w:rsidRPr="00327064">
        <w:rPr>
          <w:rFonts w:ascii="Segoe UI Emoji" w:hAnsi="Segoe UI Emoji" w:cs="Segoe UI Emoji"/>
        </w:rPr>
        <w:lastRenderedPageBreak/>
        <w:t>🖥️</w:t>
      </w:r>
      <w:r w:rsidRPr="00327064">
        <w:t xml:space="preserve"> On the Backend</w:t>
      </w:r>
      <w:hyperlink r:id="rId67" w:anchor="on-the-backend" w:tooltip="Permanent link" w:history="1">
        <w:r w:rsidRPr="00327064">
          <w:rPr>
            <w:rStyle w:val="Hyperlink"/>
          </w:rPr>
          <w:t>¶</w:t>
        </w:r>
      </w:hyperlink>
    </w:p>
    <w:p w14:paraId="2A482BDD" w14:textId="77777777" w:rsidR="00327064" w:rsidRPr="00327064" w:rsidRDefault="00327064" w:rsidP="00327064">
      <w:r w:rsidRPr="00327064">
        <w:t>On the backend, you can retrieve the session and use it to fetch the user’s data from the database. Make sure your database is configured first.</w:t>
      </w:r>
    </w:p>
    <w:p w14:paraId="2DC779FA" w14:textId="77777777" w:rsidR="00327064" w:rsidRPr="00327064" w:rsidRDefault="00327064" w:rsidP="00327064">
      <w:r w:rsidRPr="00327064">
        <w:t>Here’s what your API file would look like:</w:t>
      </w:r>
    </w:p>
    <w:p w14:paraId="589F4A9A" w14:textId="77777777" w:rsidR="00327064" w:rsidRPr="00327064" w:rsidRDefault="00327064" w:rsidP="00327064">
      <w:r w:rsidRPr="00327064">
        <w:t>// /app/api/user/route.js</w:t>
      </w:r>
    </w:p>
    <w:p w14:paraId="71FDED87" w14:textId="77777777" w:rsidR="00327064" w:rsidRPr="00327064" w:rsidRDefault="00327064" w:rsidP="00327064">
      <w:r w:rsidRPr="00327064">
        <w:t>import { NextResponse } from "next/server";</w:t>
      </w:r>
    </w:p>
    <w:p w14:paraId="358E505A" w14:textId="77777777" w:rsidR="00327064" w:rsidRPr="00327064" w:rsidRDefault="00327064" w:rsidP="00327064">
      <w:r w:rsidRPr="00327064">
        <w:t>import { getServerSession } from "next-auth/next";</w:t>
      </w:r>
    </w:p>
    <w:p w14:paraId="2FAD4D5C" w14:textId="77777777" w:rsidR="00327064" w:rsidRPr="00327064" w:rsidRDefault="00327064" w:rsidP="00327064">
      <w:r w:rsidRPr="00327064">
        <w:t>import { authOptions } from "@/libs/next-auth";</w:t>
      </w:r>
    </w:p>
    <w:p w14:paraId="267D92E6" w14:textId="77777777" w:rsidR="00327064" w:rsidRPr="00327064" w:rsidRDefault="00327064" w:rsidP="00327064">
      <w:r w:rsidRPr="00327064">
        <w:t>import connectMongo from "@/libs/mongoose";</w:t>
      </w:r>
    </w:p>
    <w:p w14:paraId="3A79382E" w14:textId="77777777" w:rsidR="00327064" w:rsidRPr="00327064" w:rsidRDefault="00327064" w:rsidP="00327064">
      <w:r w:rsidRPr="00327064">
        <w:t>import User from "@/models/User";</w:t>
      </w:r>
    </w:p>
    <w:p w14:paraId="576D0025" w14:textId="77777777" w:rsidR="00327064" w:rsidRPr="00327064" w:rsidRDefault="00327064" w:rsidP="00327064"/>
    <w:p w14:paraId="0BAB7791" w14:textId="77777777" w:rsidR="00327064" w:rsidRPr="00327064" w:rsidRDefault="00327064" w:rsidP="00327064">
      <w:r w:rsidRPr="00327064">
        <w:t>export async function POST(req) {</w:t>
      </w:r>
    </w:p>
    <w:p w14:paraId="4C16AD46" w14:textId="77777777" w:rsidR="00327064" w:rsidRPr="00327064" w:rsidRDefault="00327064" w:rsidP="00327064">
      <w:r w:rsidRPr="00327064">
        <w:t xml:space="preserve">  const session = await getServerSession(authOptions);</w:t>
      </w:r>
    </w:p>
    <w:p w14:paraId="1D0227BB" w14:textId="77777777" w:rsidR="00327064" w:rsidRPr="00327064" w:rsidRDefault="00327064" w:rsidP="00327064"/>
    <w:p w14:paraId="76BAE77A" w14:textId="77777777" w:rsidR="00327064" w:rsidRPr="00327064" w:rsidRDefault="00327064" w:rsidP="00327064">
      <w:r w:rsidRPr="00327064">
        <w:t xml:space="preserve">  if (session) {</w:t>
      </w:r>
    </w:p>
    <w:p w14:paraId="7B4F3C83" w14:textId="77777777" w:rsidR="00327064" w:rsidRPr="00327064" w:rsidRDefault="00327064" w:rsidP="00327064">
      <w:r w:rsidRPr="00327064">
        <w:t xml:space="preserve">    const { id } = session.user;</w:t>
      </w:r>
    </w:p>
    <w:p w14:paraId="29D15DE9" w14:textId="77777777" w:rsidR="00327064" w:rsidRPr="00327064" w:rsidRDefault="00327064" w:rsidP="00327064"/>
    <w:p w14:paraId="600C71E9" w14:textId="77777777" w:rsidR="00327064" w:rsidRPr="00327064" w:rsidRDefault="00327064" w:rsidP="00327064">
      <w:r w:rsidRPr="00327064">
        <w:t xml:space="preserve">    const body = await req.json();</w:t>
      </w:r>
    </w:p>
    <w:p w14:paraId="587ACF4F" w14:textId="77777777" w:rsidR="00327064" w:rsidRPr="00327064" w:rsidRDefault="00327064" w:rsidP="00327064"/>
    <w:p w14:paraId="7A6FF777" w14:textId="77777777" w:rsidR="00327064" w:rsidRPr="00327064" w:rsidRDefault="00327064" w:rsidP="00327064">
      <w:r w:rsidRPr="00327064">
        <w:t xml:space="preserve">    if (!body.email) {</w:t>
      </w:r>
    </w:p>
    <w:p w14:paraId="34759468" w14:textId="77777777" w:rsidR="00327064" w:rsidRPr="00327064" w:rsidRDefault="00327064" w:rsidP="00327064">
      <w:r w:rsidRPr="00327064">
        <w:t xml:space="preserve">      return NextResponse.json({ error: "Email is required" }, { status: 400 });</w:t>
      </w:r>
    </w:p>
    <w:p w14:paraId="1DCB1D25" w14:textId="77777777" w:rsidR="00327064" w:rsidRPr="00327064" w:rsidRDefault="00327064" w:rsidP="00327064">
      <w:r w:rsidRPr="00327064">
        <w:t xml:space="preserve">    }</w:t>
      </w:r>
    </w:p>
    <w:p w14:paraId="1429D33C" w14:textId="77777777" w:rsidR="00327064" w:rsidRPr="00327064" w:rsidRDefault="00327064" w:rsidP="00327064"/>
    <w:p w14:paraId="23996084" w14:textId="77777777" w:rsidR="00327064" w:rsidRPr="00327064" w:rsidRDefault="00327064" w:rsidP="00327064">
      <w:r w:rsidRPr="00327064">
        <w:t xml:space="preserve">    try {</w:t>
      </w:r>
    </w:p>
    <w:p w14:paraId="4E1878E0" w14:textId="77777777" w:rsidR="00327064" w:rsidRPr="00327064" w:rsidRDefault="00327064" w:rsidP="00327064">
      <w:r w:rsidRPr="00327064">
        <w:t xml:space="preserve">      await connectMongo();</w:t>
      </w:r>
    </w:p>
    <w:p w14:paraId="1BE209CF" w14:textId="77777777" w:rsidR="00327064" w:rsidRPr="00327064" w:rsidRDefault="00327064" w:rsidP="00327064"/>
    <w:p w14:paraId="499F1B45" w14:textId="77777777" w:rsidR="00327064" w:rsidRPr="00327064" w:rsidRDefault="00327064" w:rsidP="00327064">
      <w:r w:rsidRPr="00327064">
        <w:lastRenderedPageBreak/>
        <w:t xml:space="preserve">      const user = await User.findById(id);</w:t>
      </w:r>
    </w:p>
    <w:p w14:paraId="77E6146F" w14:textId="77777777" w:rsidR="00327064" w:rsidRPr="00327064" w:rsidRDefault="00327064" w:rsidP="00327064"/>
    <w:p w14:paraId="50AAD584" w14:textId="77777777" w:rsidR="00327064" w:rsidRPr="00327064" w:rsidRDefault="00327064" w:rsidP="00327064">
      <w:r w:rsidRPr="00327064">
        <w:t xml:space="preserve">      if (!user) {</w:t>
      </w:r>
    </w:p>
    <w:p w14:paraId="44CE1812" w14:textId="77777777" w:rsidR="00327064" w:rsidRPr="00327064" w:rsidRDefault="00327064" w:rsidP="00327064">
      <w:r w:rsidRPr="00327064">
        <w:t xml:space="preserve">        return NextResponse.json({ error: "User not found" }, { status: 404 });</w:t>
      </w:r>
    </w:p>
    <w:p w14:paraId="317E52B1" w14:textId="77777777" w:rsidR="00327064" w:rsidRPr="00327064" w:rsidRDefault="00327064" w:rsidP="00327064">
      <w:r w:rsidRPr="00327064">
        <w:t xml:space="preserve">      }</w:t>
      </w:r>
    </w:p>
    <w:p w14:paraId="56371635" w14:textId="77777777" w:rsidR="00327064" w:rsidRPr="00327064" w:rsidRDefault="00327064" w:rsidP="00327064"/>
    <w:p w14:paraId="1A5BDB27" w14:textId="77777777" w:rsidR="00327064" w:rsidRPr="00327064" w:rsidRDefault="00327064" w:rsidP="00327064">
      <w:r w:rsidRPr="00327064">
        <w:t xml:space="preserve">      user.email = body.email;</w:t>
      </w:r>
    </w:p>
    <w:p w14:paraId="50F33039" w14:textId="77777777" w:rsidR="00327064" w:rsidRPr="00327064" w:rsidRDefault="00327064" w:rsidP="00327064">
      <w:r w:rsidRPr="00327064">
        <w:t xml:space="preserve">      await user.save();</w:t>
      </w:r>
    </w:p>
    <w:p w14:paraId="1C8DD85F" w14:textId="77777777" w:rsidR="00327064" w:rsidRPr="00327064" w:rsidRDefault="00327064" w:rsidP="00327064"/>
    <w:p w14:paraId="08B269F0" w14:textId="77777777" w:rsidR="00327064" w:rsidRPr="00327064" w:rsidRDefault="00327064" w:rsidP="00327064">
      <w:r w:rsidRPr="00327064">
        <w:t xml:space="preserve">      return NextResponse.json({ data: user }, { status: 200 });</w:t>
      </w:r>
    </w:p>
    <w:p w14:paraId="3F96E338" w14:textId="77777777" w:rsidR="00327064" w:rsidRPr="00327064" w:rsidRDefault="00327064" w:rsidP="00327064">
      <w:r w:rsidRPr="00327064">
        <w:t xml:space="preserve">    } catch (e) {</w:t>
      </w:r>
    </w:p>
    <w:p w14:paraId="1A97BCAE" w14:textId="77777777" w:rsidR="00327064" w:rsidRPr="00327064" w:rsidRDefault="00327064" w:rsidP="00327064">
      <w:r w:rsidRPr="00327064">
        <w:t xml:space="preserve">      console.error(e);</w:t>
      </w:r>
    </w:p>
    <w:p w14:paraId="4A2E10D0" w14:textId="77777777" w:rsidR="00327064" w:rsidRPr="00327064" w:rsidRDefault="00327064" w:rsidP="00327064">
      <w:r w:rsidRPr="00327064">
        <w:t xml:space="preserve">      return NextResponse.json(</w:t>
      </w:r>
    </w:p>
    <w:p w14:paraId="6447DED7" w14:textId="77777777" w:rsidR="00327064" w:rsidRPr="00327064" w:rsidRDefault="00327064" w:rsidP="00327064">
      <w:r w:rsidRPr="00327064">
        <w:t xml:space="preserve">        { error: "Something went wrong" },</w:t>
      </w:r>
    </w:p>
    <w:p w14:paraId="343CD1CC" w14:textId="77777777" w:rsidR="00327064" w:rsidRPr="00327064" w:rsidRDefault="00327064" w:rsidP="00327064">
      <w:r w:rsidRPr="00327064">
        <w:t xml:space="preserve">        { status: 500 }</w:t>
      </w:r>
    </w:p>
    <w:p w14:paraId="1C4943F9" w14:textId="77777777" w:rsidR="00327064" w:rsidRPr="00327064" w:rsidRDefault="00327064" w:rsidP="00327064">
      <w:r w:rsidRPr="00327064">
        <w:t xml:space="preserve">      );</w:t>
      </w:r>
    </w:p>
    <w:p w14:paraId="41C15829" w14:textId="77777777" w:rsidR="00327064" w:rsidRPr="00327064" w:rsidRDefault="00327064" w:rsidP="00327064">
      <w:r w:rsidRPr="00327064">
        <w:t xml:space="preserve">    }</w:t>
      </w:r>
    </w:p>
    <w:p w14:paraId="315FF948" w14:textId="77777777" w:rsidR="00327064" w:rsidRPr="00327064" w:rsidRDefault="00327064" w:rsidP="00327064">
      <w:r w:rsidRPr="00327064">
        <w:t xml:space="preserve">  } else {</w:t>
      </w:r>
    </w:p>
    <w:p w14:paraId="49EB1792" w14:textId="77777777" w:rsidR="00327064" w:rsidRPr="00327064" w:rsidRDefault="00327064" w:rsidP="00327064">
      <w:r w:rsidRPr="00327064">
        <w:t xml:space="preserve">    // Not Signed in</w:t>
      </w:r>
    </w:p>
    <w:p w14:paraId="5AF422C4" w14:textId="77777777" w:rsidR="00327064" w:rsidRPr="00327064" w:rsidRDefault="00327064" w:rsidP="00327064">
      <w:r w:rsidRPr="00327064">
        <w:t xml:space="preserve">    return NextResponse.json({ error: "Not signed in" }, { status: 401 });</w:t>
      </w:r>
    </w:p>
    <w:p w14:paraId="62E6942A" w14:textId="77777777" w:rsidR="00327064" w:rsidRPr="00327064" w:rsidRDefault="00327064" w:rsidP="00327064">
      <w:r w:rsidRPr="00327064">
        <w:t xml:space="preserve">  }</w:t>
      </w:r>
    </w:p>
    <w:p w14:paraId="42CEFCBA" w14:textId="77777777" w:rsidR="00327064" w:rsidRPr="00327064" w:rsidRDefault="00327064" w:rsidP="00327064">
      <w:r w:rsidRPr="00327064">
        <w:t>}</w:t>
      </w:r>
    </w:p>
    <w:p w14:paraId="169CC0D9" w14:textId="77777777" w:rsidR="00FC4267" w:rsidRDefault="00FC4267" w:rsidP="00FC4267">
      <w:pPr>
        <w:pBdr>
          <w:bottom w:val="single" w:sz="6" w:space="1" w:color="auto"/>
        </w:pBdr>
      </w:pPr>
    </w:p>
    <w:p w14:paraId="293E66D9" w14:textId="77777777" w:rsidR="00327064" w:rsidRDefault="00327064" w:rsidP="00FC4267"/>
    <w:p w14:paraId="2B38923D" w14:textId="77777777" w:rsidR="00233360" w:rsidRDefault="00233360" w:rsidP="00FC4267"/>
    <w:p w14:paraId="52668E0C" w14:textId="77777777" w:rsidR="00233360" w:rsidRDefault="00233360" w:rsidP="00FC4267"/>
    <w:p w14:paraId="2378AF8D" w14:textId="77777777" w:rsidR="00961910" w:rsidRPr="00961910" w:rsidRDefault="00961910" w:rsidP="00233360">
      <w:pPr>
        <w:pStyle w:val="ListParagraph"/>
        <w:numPr>
          <w:ilvl w:val="0"/>
          <w:numId w:val="9"/>
        </w:numPr>
      </w:pPr>
      <w:r w:rsidRPr="00961910">
        <w:lastRenderedPageBreak/>
        <w:t>Private Pages</w:t>
      </w:r>
    </w:p>
    <w:p w14:paraId="67F36A18" w14:textId="77777777" w:rsidR="00961910" w:rsidRPr="00961910" w:rsidRDefault="00961910" w:rsidP="00961910">
      <w:r w:rsidRPr="00961910">
        <w:t>NEXT-AUTH + MONGO-DBSUPABASE</w:t>
      </w:r>
    </w:p>
    <w:p w14:paraId="003A0B91" w14:textId="77777777" w:rsidR="00961910" w:rsidRPr="00961910" w:rsidRDefault="00961910" w:rsidP="00961910">
      <w:r w:rsidRPr="00961910">
        <w:rPr>
          <w:rFonts w:ascii="Segoe UI Emoji" w:hAnsi="Segoe UI Emoji" w:cs="Segoe UI Emoji"/>
        </w:rPr>
        <w:t>🔒</w:t>
      </w:r>
      <w:r w:rsidRPr="00961910">
        <w:t xml:space="preserve"> Creating Private Pages After Authentication</w:t>
      </w:r>
      <w:hyperlink r:id="rId68" w:anchor="creating-private-pages-after-authentication" w:tooltip="Permanent link" w:history="1">
        <w:r w:rsidRPr="00961910">
          <w:rPr>
            <w:rStyle w:val="Hyperlink"/>
          </w:rPr>
          <w:t>¶</w:t>
        </w:r>
      </w:hyperlink>
    </w:p>
    <w:p w14:paraId="4DDA5BEB" w14:textId="77777777" w:rsidR="00961910" w:rsidRPr="00961910" w:rsidRDefault="00961910" w:rsidP="00961910">
      <w:r w:rsidRPr="00961910">
        <w:t>Once the user is authenticated, you can create private pages such as a </w:t>
      </w:r>
      <w:r w:rsidRPr="00961910">
        <w:rPr>
          <w:b/>
          <w:bCs/>
        </w:rPr>
        <w:t>dashboard</w:t>
      </w:r>
      <w:r w:rsidRPr="00961910">
        <w:t>, </w:t>
      </w:r>
      <w:r w:rsidRPr="00961910">
        <w:rPr>
          <w:b/>
          <w:bCs/>
        </w:rPr>
        <w:t>profile</w:t>
      </w:r>
      <w:r w:rsidRPr="00961910">
        <w:t>, and more.</w:t>
      </w:r>
    </w:p>
    <w:p w14:paraId="4D052096" w14:textId="77777777" w:rsidR="00961910" w:rsidRPr="00961910" w:rsidRDefault="00FC53F0" w:rsidP="00961910">
      <w:r>
        <w:pict w14:anchorId="0CBB48AB">
          <v:rect id="_x0000_i1037" style="width:0;height:1.5pt" o:hralign="center" o:hrstd="t" o:hr="t" fillcolor="#a0a0a0" stroked="f"/>
        </w:pict>
      </w:r>
    </w:p>
    <w:p w14:paraId="58BFF707" w14:textId="77777777" w:rsidR="00961910" w:rsidRPr="00961910" w:rsidRDefault="00961910" w:rsidP="00961910">
      <w:r w:rsidRPr="00961910">
        <w:rPr>
          <w:b/>
          <w:bCs/>
        </w:rPr>
        <w:t>Making Protected API Requests</w:t>
      </w:r>
      <w:hyperlink r:id="rId69" w:anchor="making-protected-api-requests" w:tooltip="Permanent link" w:history="1">
        <w:r w:rsidRPr="00961910">
          <w:rPr>
            <w:rStyle w:val="Hyperlink"/>
          </w:rPr>
          <w:t>¶</w:t>
        </w:r>
      </w:hyperlink>
    </w:p>
    <w:p w14:paraId="5774ADE5" w14:textId="77777777" w:rsidR="00961910" w:rsidRPr="00961910" w:rsidRDefault="00961910" w:rsidP="00961910">
      <w:r w:rsidRPr="00961910">
        <w:t>If you'd like to perform protected API calls, follow this detailed guide.</w:t>
      </w:r>
    </w:p>
    <w:p w14:paraId="324008AD" w14:textId="77777777" w:rsidR="00961910" w:rsidRPr="00961910" w:rsidRDefault="00961910" w:rsidP="00961910">
      <w:pPr>
        <w:rPr>
          <w:b/>
          <w:bCs/>
        </w:rPr>
      </w:pPr>
      <w:r w:rsidRPr="00961910">
        <w:rPr>
          <w:b/>
          <w:bCs/>
        </w:rPr>
        <w:t>Securing Routes with Layout Files</w:t>
      </w:r>
      <w:hyperlink r:id="rId70" w:anchor="securing-routes-with-layout-files" w:tooltip="Permanent link" w:history="1">
        <w:r w:rsidRPr="00961910">
          <w:rPr>
            <w:rStyle w:val="Hyperlink"/>
            <w:b/>
            <w:bCs/>
          </w:rPr>
          <w:t>¶</w:t>
        </w:r>
      </w:hyperlink>
    </w:p>
    <w:p w14:paraId="5D99B08F" w14:textId="77777777" w:rsidR="00961910" w:rsidRPr="00961910" w:rsidRDefault="00961910" w:rsidP="00961910">
      <w:r w:rsidRPr="00961910">
        <w:t>The layout.js file inside the /dashboard directory ensures that all child pages under this route are protected.</w:t>
      </w:r>
      <w:r w:rsidRPr="00961910">
        <w:br/>
        <w:t>If the user is not authenticated, they’ll be redirected automatically to the login page (as defined in the config.js auth settings).</w:t>
      </w:r>
    </w:p>
    <w:p w14:paraId="6C174460" w14:textId="77777777" w:rsidR="00961910" w:rsidRPr="00961910" w:rsidRDefault="00FC53F0" w:rsidP="00961910">
      <w:r>
        <w:pict w14:anchorId="07DF7ADA">
          <v:rect id="_x0000_i1038" style="width:0;height:1.5pt" o:hralign="center" o:hrstd="t" o:hr="t" fillcolor="#a0a0a0" stroked="f"/>
        </w:pict>
      </w:r>
    </w:p>
    <w:p w14:paraId="53A6FC54" w14:textId="77777777" w:rsidR="00961910" w:rsidRPr="00961910" w:rsidRDefault="00961910" w:rsidP="00961910">
      <w:r w:rsidRPr="00961910">
        <w:rPr>
          <w:b/>
          <w:bCs/>
        </w:rPr>
        <w:t>User Dashboard Example</w:t>
      </w:r>
      <w:hyperlink r:id="rId71" w:anchor="user-dashboard-example" w:tooltip="Permanent link" w:history="1">
        <w:r w:rsidRPr="00961910">
          <w:rPr>
            <w:rStyle w:val="Hyperlink"/>
          </w:rPr>
          <w:t>¶</w:t>
        </w:r>
      </w:hyperlink>
    </w:p>
    <w:p w14:paraId="482AFA42" w14:textId="77777777" w:rsidR="00961910" w:rsidRPr="00961910" w:rsidRDefault="00961910" w:rsidP="00961910">
      <w:r w:rsidRPr="00961910">
        <w:t>Here’s a basic example of a user dashboard that displays private user data using a </w:t>
      </w:r>
      <w:r w:rsidRPr="00961910">
        <w:rPr>
          <w:b/>
          <w:bCs/>
        </w:rPr>
        <w:t>server component</w:t>
      </w:r>
      <w:r w:rsidRPr="00961910">
        <w:t>:</w:t>
      </w:r>
    </w:p>
    <w:p w14:paraId="33CF845A" w14:textId="77777777" w:rsidR="00961910" w:rsidRPr="00961910" w:rsidRDefault="00961910" w:rsidP="00961910">
      <w:r w:rsidRPr="00961910">
        <w:t>// /app/dashboard/page.js</w:t>
      </w:r>
    </w:p>
    <w:p w14:paraId="3B154A63" w14:textId="77777777" w:rsidR="00961910" w:rsidRPr="00961910" w:rsidRDefault="00961910" w:rsidP="00961910">
      <w:r w:rsidRPr="00961910">
        <w:t>import { getServerSession } from "next-auth";</w:t>
      </w:r>
    </w:p>
    <w:p w14:paraId="3AD37BB3" w14:textId="77777777" w:rsidR="00961910" w:rsidRPr="00961910" w:rsidRDefault="00961910" w:rsidP="00961910">
      <w:r w:rsidRPr="00961910">
        <w:t>import { authOptions } from "@/libs/next-auth";</w:t>
      </w:r>
    </w:p>
    <w:p w14:paraId="5E3D63A8" w14:textId="77777777" w:rsidR="00961910" w:rsidRPr="00961910" w:rsidRDefault="00961910" w:rsidP="00961910">
      <w:r w:rsidRPr="00961910">
        <w:t>import connectMongo from "@/libs/mongoose";</w:t>
      </w:r>
    </w:p>
    <w:p w14:paraId="742517DE" w14:textId="77777777" w:rsidR="00961910" w:rsidRPr="00961910" w:rsidRDefault="00961910" w:rsidP="00961910">
      <w:r w:rsidRPr="00961910">
        <w:t>import User from "@/models/User";</w:t>
      </w:r>
    </w:p>
    <w:p w14:paraId="4E1198CF" w14:textId="77777777" w:rsidR="00961910" w:rsidRPr="00961910" w:rsidRDefault="00961910" w:rsidP="00961910"/>
    <w:p w14:paraId="14200C1A" w14:textId="77777777" w:rsidR="00961910" w:rsidRPr="00961910" w:rsidRDefault="00961910" w:rsidP="00961910">
      <w:r w:rsidRPr="00961910">
        <w:t>export default async function Dashboard() {</w:t>
      </w:r>
    </w:p>
    <w:p w14:paraId="2C7CFF30" w14:textId="77777777" w:rsidR="00961910" w:rsidRPr="00961910" w:rsidRDefault="00961910" w:rsidP="00961910">
      <w:r w:rsidRPr="00961910">
        <w:t xml:space="preserve">  await connectMongo();</w:t>
      </w:r>
    </w:p>
    <w:p w14:paraId="5256A1B0" w14:textId="77777777" w:rsidR="00961910" w:rsidRPr="00961910" w:rsidRDefault="00961910" w:rsidP="00961910">
      <w:r w:rsidRPr="00961910">
        <w:t xml:space="preserve">  const session = await getServerSession(authOptions);</w:t>
      </w:r>
    </w:p>
    <w:p w14:paraId="6085C131" w14:textId="77777777" w:rsidR="00961910" w:rsidRPr="00961910" w:rsidRDefault="00961910" w:rsidP="00961910">
      <w:r w:rsidRPr="00961910">
        <w:t xml:space="preserve">  const user = await User.findById(session.user.id);</w:t>
      </w:r>
    </w:p>
    <w:p w14:paraId="06514FFE" w14:textId="77777777" w:rsidR="00961910" w:rsidRPr="00961910" w:rsidRDefault="00961910" w:rsidP="00961910"/>
    <w:p w14:paraId="787678EB" w14:textId="77777777" w:rsidR="00961910" w:rsidRPr="00961910" w:rsidRDefault="00961910" w:rsidP="00961910">
      <w:r w:rsidRPr="00961910">
        <w:t xml:space="preserve">  return (</w:t>
      </w:r>
    </w:p>
    <w:p w14:paraId="7409D1AB" w14:textId="77777777" w:rsidR="00961910" w:rsidRPr="00961910" w:rsidRDefault="00961910" w:rsidP="00961910">
      <w:r w:rsidRPr="00961910">
        <w:t xml:space="preserve">    &lt;&gt;</w:t>
      </w:r>
    </w:p>
    <w:p w14:paraId="37BD8887" w14:textId="77777777" w:rsidR="00961910" w:rsidRPr="00961910" w:rsidRDefault="00961910" w:rsidP="00961910">
      <w:r w:rsidRPr="00961910">
        <w:t xml:space="preserve">      &lt;main className="min-h-screen p-8 pb-24"&gt;</w:t>
      </w:r>
    </w:p>
    <w:p w14:paraId="7D2B832C" w14:textId="77777777" w:rsidR="00961910" w:rsidRPr="00961910" w:rsidRDefault="00961910" w:rsidP="00961910">
      <w:r w:rsidRPr="00961910">
        <w:t xml:space="preserve">        &lt;section className="max-w-xl mx-auto space-y-8"&gt;</w:t>
      </w:r>
    </w:p>
    <w:p w14:paraId="095430EA" w14:textId="77777777" w:rsidR="00961910" w:rsidRPr="00961910" w:rsidRDefault="00961910" w:rsidP="00961910">
      <w:r w:rsidRPr="00961910">
        <w:t xml:space="preserve">          &lt;h1 className="text-3xl md:text-4xl font-extrabold"&gt;</w:t>
      </w:r>
    </w:p>
    <w:p w14:paraId="7DE53348" w14:textId="77777777" w:rsidR="00961910" w:rsidRPr="00961910" w:rsidRDefault="00961910" w:rsidP="00961910">
      <w:r w:rsidRPr="00961910">
        <w:t xml:space="preserve">            User Dashboard</w:t>
      </w:r>
    </w:p>
    <w:p w14:paraId="5CED4CC9" w14:textId="77777777" w:rsidR="00961910" w:rsidRPr="00961910" w:rsidRDefault="00961910" w:rsidP="00961910">
      <w:r w:rsidRPr="00961910">
        <w:t xml:space="preserve">          &lt;/h1&gt;</w:t>
      </w:r>
    </w:p>
    <w:p w14:paraId="16A7B023" w14:textId="77777777" w:rsidR="00961910" w:rsidRPr="00961910" w:rsidRDefault="00961910" w:rsidP="00961910">
      <w:r w:rsidRPr="00961910">
        <w:t xml:space="preserve">          &lt;p&gt;Welcome {user.name} </w:t>
      </w:r>
      <w:r w:rsidRPr="00961910">
        <w:rPr>
          <w:rFonts w:ascii="Segoe UI Emoji" w:hAnsi="Segoe UI Emoji" w:cs="Segoe UI Emoji"/>
        </w:rPr>
        <w:t>👋</w:t>
      </w:r>
      <w:r w:rsidRPr="00961910">
        <w:t>&lt;/p&gt;</w:t>
      </w:r>
    </w:p>
    <w:p w14:paraId="3A1CDE85" w14:textId="77777777" w:rsidR="00961910" w:rsidRPr="00961910" w:rsidRDefault="00961910" w:rsidP="00961910">
      <w:r w:rsidRPr="00961910">
        <w:t xml:space="preserve">          &lt;p&gt;Your email is {user.email}&lt;/p&gt;</w:t>
      </w:r>
    </w:p>
    <w:p w14:paraId="009169D0" w14:textId="77777777" w:rsidR="00961910" w:rsidRPr="00961910" w:rsidRDefault="00961910" w:rsidP="00961910">
      <w:r w:rsidRPr="00961910">
        <w:t xml:space="preserve">        &lt;/section&gt;</w:t>
      </w:r>
    </w:p>
    <w:p w14:paraId="65950DB4" w14:textId="77777777" w:rsidR="00961910" w:rsidRPr="00961910" w:rsidRDefault="00961910" w:rsidP="00961910">
      <w:r w:rsidRPr="00961910">
        <w:t xml:space="preserve">      &lt;/main&gt;</w:t>
      </w:r>
    </w:p>
    <w:p w14:paraId="223B94A0" w14:textId="77777777" w:rsidR="00961910" w:rsidRPr="00961910" w:rsidRDefault="00961910" w:rsidP="00961910">
      <w:r w:rsidRPr="00961910">
        <w:t xml:space="preserve">    &lt;/&gt;</w:t>
      </w:r>
    </w:p>
    <w:p w14:paraId="62C18215" w14:textId="77777777" w:rsidR="00961910" w:rsidRPr="00961910" w:rsidRDefault="00961910" w:rsidP="00961910">
      <w:r w:rsidRPr="00961910">
        <w:t xml:space="preserve">  );</w:t>
      </w:r>
    </w:p>
    <w:p w14:paraId="34A8562B" w14:textId="77777777" w:rsidR="00961910" w:rsidRPr="00961910" w:rsidRDefault="00961910" w:rsidP="00961910">
      <w:pPr>
        <w:pBdr>
          <w:bottom w:val="single" w:sz="6" w:space="1" w:color="auto"/>
        </w:pBdr>
      </w:pPr>
      <w:r w:rsidRPr="00961910">
        <w:t>}</w:t>
      </w:r>
    </w:p>
    <w:p w14:paraId="34B291CC" w14:textId="77777777" w:rsidR="00233360" w:rsidRDefault="00233360" w:rsidP="00FC4267"/>
    <w:p w14:paraId="7C0CD26A" w14:textId="77777777" w:rsidR="005E3ECF" w:rsidRPr="005E3ECF" w:rsidRDefault="005E3ECF" w:rsidP="005E3ECF">
      <w:pPr>
        <w:pStyle w:val="ListParagraph"/>
        <w:numPr>
          <w:ilvl w:val="0"/>
          <w:numId w:val="9"/>
        </w:numPr>
      </w:pPr>
      <w:r w:rsidRPr="005E3ECF">
        <w:t>Stripe Subscriptions</w:t>
      </w:r>
    </w:p>
    <w:p w14:paraId="12F12D3D" w14:textId="77777777" w:rsidR="005E3ECF" w:rsidRPr="005E3ECF" w:rsidRDefault="005E3ECF" w:rsidP="005E3ECF">
      <w:r w:rsidRPr="005E3ECF">
        <w:t>Let's Start by Setting Up Stripe Checkout to Enable Subscriptions</w:t>
      </w:r>
      <w:hyperlink r:id="rId72" w:anchor="lets-start-by-setting-up-stripe-checkout-to-enable-subscriptions" w:tooltip="Permanent link" w:history="1">
        <w:r w:rsidRPr="005E3ECF">
          <w:rPr>
            <w:rStyle w:val="Hyperlink"/>
          </w:rPr>
          <w:t>¶</w:t>
        </w:r>
      </w:hyperlink>
    </w:p>
    <w:p w14:paraId="49613309" w14:textId="77777777" w:rsidR="005E3ECF" w:rsidRPr="005E3ECF" w:rsidRDefault="005E3ECF" w:rsidP="005E3ECF">
      <w:r w:rsidRPr="005E3ECF">
        <w:t>We’ll leave the job of granting user access to our custom webhook.</w:t>
      </w:r>
    </w:p>
    <w:p w14:paraId="30EFAAC0" w14:textId="77777777" w:rsidR="005E3ECF" w:rsidRPr="005E3ECF" w:rsidRDefault="00FC53F0" w:rsidP="005E3ECF">
      <w:r>
        <w:pict w14:anchorId="714D35F3">
          <v:rect id="_x0000_i1039" style="width:0;height:1.5pt" o:hralign="center" o:hrstd="t" o:hr="t" fillcolor="#a0a0a0" stroked="f"/>
        </w:pict>
      </w:r>
    </w:p>
    <w:p w14:paraId="7576505A" w14:textId="77777777" w:rsidR="005E3ECF" w:rsidRPr="005E3ECF" w:rsidRDefault="005E3ECF" w:rsidP="005E3ECF">
      <w:r w:rsidRPr="005E3ECF">
        <w:t>Prerequisites</w:t>
      </w:r>
      <w:hyperlink r:id="rId73" w:anchor="prerequisites" w:tooltip="Permanent link" w:history="1">
        <w:r w:rsidRPr="005E3ECF">
          <w:rPr>
            <w:rStyle w:val="Hyperlink"/>
          </w:rPr>
          <w:t>¶</w:t>
        </w:r>
      </w:hyperlink>
    </w:p>
    <w:p w14:paraId="56F58D45" w14:textId="77777777" w:rsidR="005E3ECF" w:rsidRPr="005E3ECF" w:rsidRDefault="005E3ECF" w:rsidP="005E3ECF">
      <w:r w:rsidRPr="005E3ECF">
        <w:t>You should already have: - A configured </w:t>
      </w:r>
      <w:r w:rsidRPr="005E3ECF">
        <w:rPr>
          <w:b/>
          <w:bCs/>
        </w:rPr>
        <w:t>Stripe account</w:t>
      </w:r>
      <w:r w:rsidRPr="005E3ECF">
        <w:t> - A ready </w:t>
      </w:r>
      <w:r w:rsidRPr="005E3ECF">
        <w:rPr>
          <w:b/>
          <w:bCs/>
        </w:rPr>
        <w:t>database</w:t>
      </w:r>
    </w:p>
    <w:p w14:paraId="25398495" w14:textId="77777777" w:rsidR="005E3ECF" w:rsidRPr="005E3ECF" w:rsidRDefault="00FC53F0" w:rsidP="005E3ECF">
      <w:r>
        <w:pict w14:anchorId="3A1BA184">
          <v:rect id="_x0000_i1040" style="width:0;height:1.5pt" o:hralign="center" o:hrstd="t" o:hr="t" fillcolor="#a0a0a0" stroked="f"/>
        </w:pict>
      </w:r>
    </w:p>
    <w:p w14:paraId="2AA00CEA" w14:textId="77777777" w:rsidR="005E3ECF" w:rsidRPr="005E3ECF" w:rsidRDefault="005E3ECF" w:rsidP="005E3ECF">
      <w:r w:rsidRPr="005E3ECF">
        <w:rPr>
          <w:rFonts w:ascii="Segoe UI Emoji" w:hAnsi="Segoe UI Emoji" w:cs="Segoe UI Emoji"/>
        </w:rPr>
        <w:t>🛠️</w:t>
      </w:r>
      <w:r w:rsidRPr="005E3ECF">
        <w:t xml:space="preserve"> Setup</w:t>
      </w:r>
      <w:hyperlink r:id="rId74" w:anchor="setup" w:tooltip="Permanent link" w:history="1">
        <w:r w:rsidRPr="005E3ECF">
          <w:rPr>
            <w:rStyle w:val="Hyperlink"/>
          </w:rPr>
          <w:t>¶</w:t>
        </w:r>
      </w:hyperlink>
    </w:p>
    <w:p w14:paraId="591C3D1B" w14:textId="77777777" w:rsidR="005E3ECF" w:rsidRPr="005E3ECF" w:rsidRDefault="005E3ECF" w:rsidP="005E3ECF">
      <w:pPr>
        <w:numPr>
          <w:ilvl w:val="0"/>
          <w:numId w:val="13"/>
        </w:numPr>
      </w:pPr>
      <w:r w:rsidRPr="005E3ECF">
        <w:t>In your Stripe dashboard, go to:</w:t>
      </w:r>
      <w:r w:rsidRPr="005E3ECF">
        <w:br/>
      </w:r>
      <w:r w:rsidRPr="005E3ECF">
        <w:rPr>
          <w:b/>
          <w:bCs/>
        </w:rPr>
        <w:t>[More +] &gt; [Product Catalog] &gt; [+ Add Product]</w:t>
      </w:r>
    </w:p>
    <w:p w14:paraId="2B611551" w14:textId="77777777" w:rsidR="005E3ECF" w:rsidRPr="005E3ECF" w:rsidRDefault="005E3ECF" w:rsidP="005E3ECF">
      <w:pPr>
        <w:numPr>
          <w:ilvl w:val="0"/>
          <w:numId w:val="13"/>
        </w:numPr>
      </w:pPr>
      <w:r w:rsidRPr="005E3ECF">
        <w:lastRenderedPageBreak/>
        <w:t>Enter the product name and set a </w:t>
      </w:r>
      <w:r w:rsidRPr="005E3ECF">
        <w:rPr>
          <w:b/>
          <w:bCs/>
        </w:rPr>
        <w:t>monthly price</w:t>
      </w:r>
      <w:r w:rsidRPr="005E3ECF">
        <w:t> (or any pricing model you use), then click </w:t>
      </w:r>
      <w:r w:rsidRPr="005E3ECF">
        <w:rPr>
          <w:b/>
          <w:bCs/>
        </w:rPr>
        <w:t>[Save Product]</w:t>
      </w:r>
      <w:r w:rsidRPr="005E3ECF">
        <w:t>.</w:t>
      </w:r>
    </w:p>
    <w:p w14:paraId="467B9C77" w14:textId="77777777" w:rsidR="005E3ECF" w:rsidRPr="005E3ECF" w:rsidRDefault="005E3ECF" w:rsidP="005E3ECF">
      <w:pPr>
        <w:numPr>
          <w:ilvl w:val="0"/>
          <w:numId w:val="13"/>
        </w:numPr>
      </w:pPr>
      <w:r w:rsidRPr="005E3ECF">
        <w:t>After saving the product, go to the </w:t>
      </w:r>
      <w:r w:rsidRPr="005E3ECF">
        <w:rPr>
          <w:b/>
          <w:bCs/>
        </w:rPr>
        <w:t>[Pricing]</w:t>
      </w:r>
      <w:r w:rsidRPr="005E3ECF">
        <w:t> section and </w:t>
      </w:r>
      <w:r w:rsidRPr="005E3ECF">
        <w:rPr>
          <w:b/>
          <w:bCs/>
        </w:rPr>
        <w:t>copy the Price ID</w:t>
      </w:r>
      <w:r w:rsidRPr="005E3ECF">
        <w:t> (it starts with price_).</w:t>
      </w:r>
    </w:p>
    <w:p w14:paraId="0F2E6B7B" w14:textId="77777777" w:rsidR="005E3ECF" w:rsidRPr="005E3ECF" w:rsidRDefault="005E3ECF" w:rsidP="005E3ECF">
      <w:pPr>
        <w:numPr>
          <w:ilvl w:val="0"/>
          <w:numId w:val="13"/>
        </w:numPr>
      </w:pPr>
      <w:r w:rsidRPr="005E3ECF">
        <w:t>Add this ID to the first plan in the stripe.plans array inside your config.js file.</w:t>
      </w:r>
    </w:p>
    <w:p w14:paraId="02DE16E5" w14:textId="77777777" w:rsidR="005E3ECF" w:rsidRPr="005E3ECF" w:rsidRDefault="00FC53F0" w:rsidP="005E3ECF">
      <w:r>
        <w:pict w14:anchorId="511010B4">
          <v:rect id="_x0000_i1041" style="width:0;height:1.5pt" o:hralign="center" o:hrstd="t" o:hr="t" fillcolor="#a0a0a0" stroked="f"/>
        </w:pict>
      </w:r>
    </w:p>
    <w:p w14:paraId="1D20EE10" w14:textId="77777777" w:rsidR="005E3ECF" w:rsidRPr="005E3ECF" w:rsidRDefault="005E3ECF" w:rsidP="005E3ECF">
      <w:r w:rsidRPr="005E3ECF">
        <w:rPr>
          <w:rFonts w:ascii="Segoe UI Emoji" w:hAnsi="Segoe UI Emoji" w:cs="Segoe UI Emoji"/>
        </w:rPr>
        <w:t>🧾</w:t>
      </w:r>
      <w:r w:rsidRPr="005E3ECF">
        <w:t xml:space="preserve"> Page Setup</w:t>
      </w:r>
      <w:hyperlink r:id="rId75" w:anchor="page-setup" w:tooltip="Permanent link" w:history="1">
        <w:r w:rsidRPr="005E3ECF">
          <w:rPr>
            <w:rStyle w:val="Hyperlink"/>
          </w:rPr>
          <w:t>¶</w:t>
        </w:r>
      </w:hyperlink>
    </w:p>
    <w:p w14:paraId="1359AF5D" w14:textId="77777777" w:rsidR="005E3ECF" w:rsidRPr="005E3ECF" w:rsidRDefault="005E3ECF" w:rsidP="005E3ECF">
      <w:r w:rsidRPr="005E3ECF">
        <w:t>Open the file /dashboard/page.js and paste the following code:</w:t>
      </w:r>
    </w:p>
    <w:p w14:paraId="72A93B34" w14:textId="77777777" w:rsidR="005E3ECF" w:rsidRPr="005E3ECF" w:rsidRDefault="005E3ECF" w:rsidP="005E3ECF">
      <w:r w:rsidRPr="005E3ECF">
        <w:t>import ButtonAccount from "@/components/ButtonAccount";</w:t>
      </w:r>
    </w:p>
    <w:p w14:paraId="61513179" w14:textId="77777777" w:rsidR="005E3ECF" w:rsidRPr="005E3ECF" w:rsidRDefault="005E3ECF" w:rsidP="005E3ECF">
      <w:r w:rsidRPr="005E3ECF">
        <w:t>import ButtonCheckout from "@/components/ButtonCheckout";</w:t>
      </w:r>
    </w:p>
    <w:p w14:paraId="02E3EB44" w14:textId="77777777" w:rsidR="005E3ECF" w:rsidRPr="005E3ECF" w:rsidRDefault="005E3ECF" w:rsidP="005E3ECF">
      <w:r w:rsidRPr="005E3ECF">
        <w:t>import config from "@/config";</w:t>
      </w:r>
    </w:p>
    <w:p w14:paraId="7CC5504A" w14:textId="77777777" w:rsidR="005E3ECF" w:rsidRPr="005E3ECF" w:rsidRDefault="005E3ECF" w:rsidP="005E3ECF"/>
    <w:p w14:paraId="38A616C1" w14:textId="77777777" w:rsidR="005E3ECF" w:rsidRPr="005E3ECF" w:rsidRDefault="005E3ECF" w:rsidP="005E3ECF">
      <w:r w:rsidRPr="005E3ECF">
        <w:t>export const dynamic = "force-dynamic";</w:t>
      </w:r>
    </w:p>
    <w:p w14:paraId="56C3BBDC" w14:textId="77777777" w:rsidR="005E3ECF" w:rsidRPr="005E3ECF" w:rsidRDefault="005E3ECF" w:rsidP="005E3ECF"/>
    <w:p w14:paraId="2E0AC748" w14:textId="77777777" w:rsidR="005E3ECF" w:rsidRPr="005E3ECF" w:rsidRDefault="005E3ECF" w:rsidP="005E3ECF">
      <w:r w:rsidRPr="005E3ECF">
        <w:t>export default async function Dashboard() {</w:t>
      </w:r>
    </w:p>
    <w:p w14:paraId="6E8BDF42" w14:textId="77777777" w:rsidR="005E3ECF" w:rsidRPr="005E3ECF" w:rsidRDefault="005E3ECF" w:rsidP="005E3ECF">
      <w:r w:rsidRPr="005E3ECF">
        <w:t xml:space="preserve">  return (</w:t>
      </w:r>
    </w:p>
    <w:p w14:paraId="0700D979" w14:textId="77777777" w:rsidR="005E3ECF" w:rsidRPr="005E3ECF" w:rsidRDefault="005E3ECF" w:rsidP="005E3ECF">
      <w:r w:rsidRPr="005E3ECF">
        <w:t xml:space="preserve">    &lt;main className="min-h-screen p-8 pb-24"&gt;</w:t>
      </w:r>
    </w:p>
    <w:p w14:paraId="46A3990D" w14:textId="77777777" w:rsidR="005E3ECF" w:rsidRPr="005E3ECF" w:rsidRDefault="005E3ECF" w:rsidP="005E3ECF">
      <w:r w:rsidRPr="005E3ECF">
        <w:t xml:space="preserve">      &lt;section className="max-w-xl mx-auto space-y-8"&gt;</w:t>
      </w:r>
    </w:p>
    <w:p w14:paraId="0D335401" w14:textId="77777777" w:rsidR="005E3ECF" w:rsidRPr="005E3ECF" w:rsidRDefault="005E3ECF" w:rsidP="005E3ECF">
      <w:r w:rsidRPr="005E3ECF">
        <w:t xml:space="preserve">        &lt;ButtonAccount /&gt;</w:t>
      </w:r>
    </w:p>
    <w:p w14:paraId="052A5A65" w14:textId="77777777" w:rsidR="005E3ECF" w:rsidRPr="005E3ECF" w:rsidRDefault="005E3ECF" w:rsidP="005E3ECF"/>
    <w:p w14:paraId="44DA98BA" w14:textId="77777777" w:rsidR="005E3ECF" w:rsidRPr="005E3ECF" w:rsidRDefault="005E3ECF" w:rsidP="005E3ECF">
      <w:r w:rsidRPr="005E3ECF">
        <w:t xml:space="preserve">        &lt;h1 className="text-3xl md:text-4xl font-extrabold"&gt;</w:t>
      </w:r>
    </w:p>
    <w:p w14:paraId="1121EEB7" w14:textId="77777777" w:rsidR="005E3ECF" w:rsidRPr="005E3ECF" w:rsidRDefault="005E3ECF" w:rsidP="005E3ECF">
      <w:r w:rsidRPr="005E3ECF">
        <w:t xml:space="preserve">          Subscribe to get access:</w:t>
      </w:r>
    </w:p>
    <w:p w14:paraId="5DCF9F78" w14:textId="77777777" w:rsidR="005E3ECF" w:rsidRPr="005E3ECF" w:rsidRDefault="005E3ECF" w:rsidP="005E3ECF">
      <w:r w:rsidRPr="005E3ECF">
        <w:t xml:space="preserve">        &lt;/h1&gt;</w:t>
      </w:r>
    </w:p>
    <w:p w14:paraId="0125B941" w14:textId="77777777" w:rsidR="005E3ECF" w:rsidRPr="005E3ECF" w:rsidRDefault="005E3ECF" w:rsidP="005E3ECF"/>
    <w:p w14:paraId="1F40B35B" w14:textId="77777777" w:rsidR="005E3ECF" w:rsidRPr="005E3ECF" w:rsidRDefault="005E3ECF" w:rsidP="005E3ECF">
      <w:r w:rsidRPr="005E3ECF">
        <w:t xml:space="preserve">        &lt;ButtonCheckout</w:t>
      </w:r>
    </w:p>
    <w:p w14:paraId="102D5B24" w14:textId="77777777" w:rsidR="005E3ECF" w:rsidRPr="005E3ECF" w:rsidRDefault="005E3ECF" w:rsidP="005E3ECF">
      <w:r w:rsidRPr="005E3ECF">
        <w:t xml:space="preserve">          mode="subscription"</w:t>
      </w:r>
    </w:p>
    <w:p w14:paraId="370E3215" w14:textId="77777777" w:rsidR="005E3ECF" w:rsidRPr="005E3ECF" w:rsidRDefault="005E3ECF" w:rsidP="005E3ECF">
      <w:r w:rsidRPr="005E3ECF">
        <w:lastRenderedPageBreak/>
        <w:t xml:space="preserve">          priceId={config.stripe.plans[0].priceId}</w:t>
      </w:r>
    </w:p>
    <w:p w14:paraId="36A42217" w14:textId="77777777" w:rsidR="005E3ECF" w:rsidRPr="005E3ECF" w:rsidRDefault="005E3ECF" w:rsidP="005E3ECF">
      <w:r w:rsidRPr="005E3ECF">
        <w:t xml:space="preserve">        /&gt;</w:t>
      </w:r>
    </w:p>
    <w:p w14:paraId="51BC8F0A" w14:textId="77777777" w:rsidR="005E3ECF" w:rsidRPr="005E3ECF" w:rsidRDefault="005E3ECF" w:rsidP="005E3ECF">
      <w:r w:rsidRPr="005E3ECF">
        <w:t xml:space="preserve">      &lt;/section&gt;</w:t>
      </w:r>
    </w:p>
    <w:p w14:paraId="49C865CC" w14:textId="77777777" w:rsidR="005E3ECF" w:rsidRPr="005E3ECF" w:rsidRDefault="005E3ECF" w:rsidP="005E3ECF">
      <w:r w:rsidRPr="005E3ECF">
        <w:t xml:space="preserve">    &lt;/main&gt;</w:t>
      </w:r>
    </w:p>
    <w:p w14:paraId="27F623EB" w14:textId="77777777" w:rsidR="005E3ECF" w:rsidRPr="005E3ECF" w:rsidRDefault="005E3ECF" w:rsidP="005E3ECF">
      <w:r w:rsidRPr="005E3ECF">
        <w:t xml:space="preserve">  );</w:t>
      </w:r>
    </w:p>
    <w:p w14:paraId="28CCBBEC" w14:textId="77777777" w:rsidR="005E3ECF" w:rsidRPr="005E3ECF" w:rsidRDefault="005E3ECF" w:rsidP="005E3ECF">
      <w:r w:rsidRPr="005E3ECF">
        <w:t>}</w:t>
      </w:r>
    </w:p>
    <w:p w14:paraId="5152267F" w14:textId="77777777" w:rsidR="005E3ECF" w:rsidRPr="005E3ECF" w:rsidRDefault="00FC53F0" w:rsidP="005E3ECF">
      <w:r>
        <w:pict w14:anchorId="705DBBBB">
          <v:rect id="_x0000_i1042" style="width:0;height:1.5pt" o:hralign="center" o:hrstd="t" o:hr="t" fillcolor="#a0a0a0" stroked="f"/>
        </w:pict>
      </w:r>
    </w:p>
    <w:p w14:paraId="579BC734" w14:textId="77777777" w:rsidR="005E3ECF" w:rsidRPr="005E3ECF" w:rsidRDefault="005E3ECF" w:rsidP="005E3ECF">
      <w:r w:rsidRPr="005E3ECF">
        <w:rPr>
          <w:rFonts w:ascii="Segoe UI Emoji" w:hAnsi="Segoe UI Emoji" w:cs="Segoe UI Emoji"/>
        </w:rPr>
        <w:t>🧪</w:t>
      </w:r>
      <w:r w:rsidRPr="005E3ECF">
        <w:t xml:space="preserve"> Payment Test</w:t>
      </w:r>
      <w:hyperlink r:id="rId76" w:anchor="payment-test" w:tooltip="Permanent link" w:history="1">
        <w:r w:rsidRPr="005E3ECF">
          <w:rPr>
            <w:rStyle w:val="Hyperlink"/>
          </w:rPr>
          <w:t>¶</w:t>
        </w:r>
      </w:hyperlink>
    </w:p>
    <w:p w14:paraId="0E35F368" w14:textId="77777777" w:rsidR="005E3ECF" w:rsidRPr="005E3ECF" w:rsidRDefault="005E3ECF" w:rsidP="005E3ECF">
      <w:r w:rsidRPr="005E3ECF">
        <w:t>After that, open this URL in your browser: </w:t>
      </w:r>
      <w:hyperlink r:id="rId77" w:history="1">
        <w:r w:rsidRPr="005E3ECF">
          <w:rPr>
            <w:rStyle w:val="Hyperlink"/>
            <w:b/>
            <w:bCs/>
          </w:rPr>
          <w:t>http://localhost:3000/dashboard</w:t>
        </w:r>
      </w:hyperlink>
    </w:p>
    <w:p w14:paraId="46C78445" w14:textId="77777777" w:rsidR="005E3ECF" w:rsidRPr="005E3ECF" w:rsidRDefault="005E3ECF" w:rsidP="005E3ECF">
      <w:pPr>
        <w:numPr>
          <w:ilvl w:val="0"/>
          <w:numId w:val="14"/>
        </w:numPr>
      </w:pPr>
      <w:r w:rsidRPr="005E3ECF">
        <w:t>Log in, click the payment button, and try the test card: 4242 4242 4242 4242.</w:t>
      </w:r>
    </w:p>
    <w:p w14:paraId="6F2A1A57" w14:textId="77777777" w:rsidR="005E3ECF" w:rsidRPr="005E3ECF" w:rsidRDefault="00FC53F0" w:rsidP="005E3ECF">
      <w:r>
        <w:pict w14:anchorId="56F7D5D1">
          <v:rect id="_x0000_i1043" style="width:0;height:1.5pt" o:hralign="center" o:hrstd="t" o:hr="t" fillcolor="#a0a0a0" stroked="f"/>
        </w:pict>
      </w:r>
    </w:p>
    <w:p w14:paraId="3D415C30" w14:textId="77777777" w:rsidR="005E3ECF" w:rsidRPr="005E3ECF" w:rsidRDefault="005E3ECF" w:rsidP="005E3ECF">
      <w:r w:rsidRPr="005E3ECF">
        <w:rPr>
          <w:rFonts w:ascii="Segoe UI Emoji" w:hAnsi="Segoe UI Emoji" w:cs="Segoe UI Emoji"/>
        </w:rPr>
        <w:t>🔄</w:t>
      </w:r>
      <w:r w:rsidRPr="005E3ECF">
        <w:t xml:space="preserve"> Access Handling</w:t>
      </w:r>
      <w:hyperlink r:id="rId78" w:anchor="access-handling" w:tooltip="Permanent link" w:history="1">
        <w:r w:rsidRPr="005E3ECF">
          <w:rPr>
            <w:rStyle w:val="Hyperlink"/>
          </w:rPr>
          <w:t>¶</w:t>
        </w:r>
      </w:hyperlink>
    </w:p>
    <w:p w14:paraId="0F7A7C86" w14:textId="77777777" w:rsidR="005E3ECF" w:rsidRPr="005E3ECF" w:rsidRDefault="005E3ECF" w:rsidP="005E3ECF">
      <w:r w:rsidRPr="005E3ECF">
        <w:t>The webhook at /api/webhook/stripe/route.js listens to Stripe events and handles granting or revoking access to the user accordingly.</w:t>
      </w:r>
    </w:p>
    <w:p w14:paraId="6907E769" w14:textId="77777777" w:rsidR="005E3ECF" w:rsidRPr="005E3ECF" w:rsidRDefault="005E3ECF" w:rsidP="005E3ECF">
      <w:pPr>
        <w:numPr>
          <w:ilvl w:val="0"/>
          <w:numId w:val="15"/>
        </w:numPr>
      </w:pPr>
      <w:r w:rsidRPr="005E3ECF">
        <w:t>Check the hasAccess field in the User.js model (for NextAuth) or has_access column in the profiles table (for Supabase).</w:t>
      </w:r>
    </w:p>
    <w:p w14:paraId="6F4592F7" w14:textId="77777777" w:rsidR="005E3ECF" w:rsidRPr="005E3ECF" w:rsidRDefault="005E3ECF" w:rsidP="005E3ECF">
      <w:r w:rsidRPr="005E3ECF">
        <w:rPr>
          <w:rFonts w:ascii="Segoe UI Emoji" w:hAnsi="Segoe UI Emoji" w:cs="Segoe UI Emoji"/>
        </w:rPr>
        <w:t>✅</w:t>
      </w:r>
      <w:r w:rsidRPr="005E3ECF">
        <w:t> </w:t>
      </w:r>
      <w:r w:rsidRPr="005E3ECF">
        <w:rPr>
          <w:b/>
          <w:bCs/>
        </w:rPr>
        <w:t>Note:</w:t>
      </w:r>
      <w:r w:rsidRPr="005E3ECF">
        <w:t> You must have the Webhook running </w:t>
      </w:r>
      <w:r w:rsidRPr="005E3ECF">
        <w:rPr>
          <w:b/>
          <w:bCs/>
        </w:rPr>
        <w:t>locally</w:t>
      </w:r>
      <w:r w:rsidRPr="005E3ECF">
        <w:t> during development for this to work correctly.</w:t>
      </w:r>
    </w:p>
    <w:p w14:paraId="5B23F62E" w14:textId="77777777" w:rsidR="005E3ECF" w:rsidRPr="005E3ECF" w:rsidRDefault="00FC53F0" w:rsidP="005E3ECF">
      <w:r>
        <w:pict w14:anchorId="7CD28784">
          <v:rect id="_x0000_i1044" style="width:0;height:1.5pt" o:hralign="center" o:hrstd="t" o:hr="t" fillcolor="#a0a0a0" stroked="f"/>
        </w:pict>
      </w:r>
    </w:p>
    <w:p w14:paraId="0DA824A5" w14:textId="77777777" w:rsidR="005E3ECF" w:rsidRPr="005E3ECF" w:rsidRDefault="005E3ECF" w:rsidP="005E3ECF">
      <w:r w:rsidRPr="005E3ECF">
        <w:rPr>
          <w:rFonts w:ascii="Segoe UI Emoji" w:hAnsi="Segoe UI Emoji" w:cs="Segoe UI Emoji"/>
        </w:rPr>
        <w:t>🧩</w:t>
      </w:r>
      <w:r w:rsidRPr="005E3ECF">
        <w:t xml:space="preserve"> Webhook Customization</w:t>
      </w:r>
      <w:hyperlink r:id="rId79" w:anchor="webhook-customization" w:tooltip="Permanent link" w:history="1">
        <w:r w:rsidRPr="005E3ECF">
          <w:rPr>
            <w:rStyle w:val="Hyperlink"/>
          </w:rPr>
          <w:t>¶</w:t>
        </w:r>
      </w:hyperlink>
    </w:p>
    <w:p w14:paraId="069290EE" w14:textId="77777777" w:rsidR="005E3ECF" w:rsidRPr="005E3ECF" w:rsidRDefault="005E3ECF" w:rsidP="005E3ECF">
      <w:r w:rsidRPr="005E3ECF">
        <w:t>You can customize the logic inside /api/webhook/stripe/route.js to:</w:t>
      </w:r>
    </w:p>
    <w:p w14:paraId="3FCEBCC6" w14:textId="77777777" w:rsidR="005E3ECF" w:rsidRPr="005E3ECF" w:rsidRDefault="005E3ECF" w:rsidP="005E3ECF">
      <w:pPr>
        <w:numPr>
          <w:ilvl w:val="0"/>
          <w:numId w:val="16"/>
        </w:numPr>
      </w:pPr>
      <w:r w:rsidRPr="005E3ECF">
        <w:t>Send </w:t>
      </w:r>
      <w:r w:rsidRPr="005E3ECF">
        <w:rPr>
          <w:b/>
          <w:bCs/>
        </w:rPr>
        <w:t>abandoned cart</w:t>
      </w:r>
      <w:r w:rsidRPr="005E3ECF">
        <w:t> emails</w:t>
      </w:r>
    </w:p>
    <w:p w14:paraId="792CC840" w14:textId="77777777" w:rsidR="005E3ECF" w:rsidRPr="005E3ECF" w:rsidRDefault="005E3ECF" w:rsidP="005E3ECF">
      <w:pPr>
        <w:numPr>
          <w:ilvl w:val="0"/>
          <w:numId w:val="16"/>
        </w:numPr>
      </w:pPr>
      <w:r w:rsidRPr="005E3ECF">
        <w:t>Deduct user balance</w:t>
      </w:r>
    </w:p>
    <w:p w14:paraId="460B34AA" w14:textId="77777777" w:rsidR="005E3ECF" w:rsidRPr="005E3ECF" w:rsidRDefault="005E3ECF" w:rsidP="005E3ECF">
      <w:pPr>
        <w:numPr>
          <w:ilvl w:val="0"/>
          <w:numId w:val="16"/>
        </w:numPr>
      </w:pPr>
      <w:r w:rsidRPr="005E3ECF">
        <w:t>Trigger specific email or notification flows</w:t>
      </w:r>
    </w:p>
    <w:p w14:paraId="36F02983" w14:textId="77777777" w:rsidR="005E3ECF" w:rsidRPr="005E3ECF" w:rsidRDefault="00FC53F0" w:rsidP="005E3ECF">
      <w:r>
        <w:pict w14:anchorId="33A5D5EE">
          <v:rect id="_x0000_i1045" style="width:0;height:1.5pt" o:hralign="center" o:hrstd="t" o:hr="t" fillcolor="#a0a0a0" stroked="f"/>
        </w:pict>
      </w:r>
    </w:p>
    <w:p w14:paraId="36755291" w14:textId="77777777" w:rsidR="005E3ECF" w:rsidRPr="005E3ECF" w:rsidRDefault="005E3ECF" w:rsidP="005E3ECF">
      <w:r w:rsidRPr="005E3ECF">
        <w:rPr>
          <w:rFonts w:ascii="Segoe UI Emoji" w:hAnsi="Segoe UI Emoji" w:cs="Segoe UI Emoji"/>
        </w:rPr>
        <w:t>🧾</w:t>
      </w:r>
      <w:r w:rsidRPr="005E3ECF">
        <w:t xml:space="preserve"> Subscription Management</w:t>
      </w:r>
      <w:hyperlink r:id="rId80" w:anchor="subscription-management" w:tooltip="Permanent link" w:history="1">
        <w:r w:rsidRPr="005E3ECF">
          <w:rPr>
            <w:rStyle w:val="Hyperlink"/>
          </w:rPr>
          <w:t>¶</w:t>
        </w:r>
      </w:hyperlink>
    </w:p>
    <w:p w14:paraId="4DED658F" w14:textId="77777777" w:rsidR="005E3ECF" w:rsidRPr="005E3ECF" w:rsidRDefault="005E3ECF" w:rsidP="005E3ECF">
      <w:pPr>
        <w:pBdr>
          <w:bottom w:val="single" w:sz="6" w:space="1" w:color="auto"/>
        </w:pBdr>
      </w:pPr>
      <w:r w:rsidRPr="005E3ECF">
        <w:lastRenderedPageBreak/>
        <w:t>Users can manage their subscriptions (cancel, change payment method...) via the &lt;ButtonAccount /&gt; component.</w:t>
      </w:r>
    </w:p>
    <w:p w14:paraId="36CF3EE9" w14:textId="77777777" w:rsidR="005E3ECF" w:rsidRDefault="005E3ECF" w:rsidP="00FC4267"/>
    <w:p w14:paraId="1464CAB3" w14:textId="77777777" w:rsidR="009901C4" w:rsidRPr="009901C4" w:rsidRDefault="009901C4" w:rsidP="009901C4">
      <w:pPr>
        <w:pStyle w:val="ListParagraph"/>
        <w:numPr>
          <w:ilvl w:val="0"/>
          <w:numId w:val="9"/>
        </w:numPr>
      </w:pPr>
      <w:r w:rsidRPr="009901C4">
        <w:t>Privacy Policy &amp; Terms</w:t>
      </w:r>
    </w:p>
    <w:p w14:paraId="79C0EE92" w14:textId="77777777" w:rsidR="009901C4" w:rsidRPr="009901C4" w:rsidRDefault="009901C4" w:rsidP="009901C4">
      <w:r w:rsidRPr="009901C4">
        <w:rPr>
          <w:rFonts w:ascii="Segoe UI Emoji" w:hAnsi="Segoe UI Emoji" w:cs="Segoe UI Emoji"/>
          <w:b/>
          <w:bCs/>
        </w:rPr>
        <w:t>📄</w:t>
      </w:r>
      <w:r w:rsidRPr="009901C4">
        <w:rPr>
          <w:b/>
          <w:bCs/>
        </w:rPr>
        <w:t xml:space="preserve"> Privacy Policy &amp; Terms of Service Made Easy</w:t>
      </w:r>
    </w:p>
    <w:p w14:paraId="798D440E" w14:textId="77777777" w:rsidR="009901C4" w:rsidRPr="009901C4" w:rsidRDefault="009901C4" w:rsidP="009901C4">
      <w:r w:rsidRPr="009901C4">
        <w:t>Setting up Stripe or applying for Google OAuth requires you to have a Privacy Policy and Terms of Service. But writing legal docs from scratch? Not fun.</w:t>
      </w:r>
    </w:p>
    <w:p w14:paraId="3B78D861" w14:textId="77777777" w:rsidR="009901C4" w:rsidRPr="009901C4" w:rsidRDefault="009901C4" w:rsidP="009901C4">
      <w:r w:rsidRPr="009901C4">
        <w:t>The </w:t>
      </w:r>
      <w:r w:rsidRPr="009901C4">
        <w:rPr>
          <w:b/>
          <w:bCs/>
        </w:rPr>
        <w:t>SaaSFast</w:t>
      </w:r>
      <w:r w:rsidRPr="009901C4">
        <w:t> boilerplate includes </w:t>
      </w:r>
      <w:r w:rsidRPr="009901C4">
        <w:rPr>
          <w:b/>
          <w:bCs/>
        </w:rPr>
        <w:t>built-in ChatGPT prompts</w:t>
      </w:r>
      <w:r w:rsidRPr="009901C4">
        <w:t> to help you generate these documents in minutes.</w:t>
      </w:r>
    </w:p>
    <w:p w14:paraId="2611CE7E" w14:textId="77777777" w:rsidR="009901C4" w:rsidRPr="009901C4" w:rsidRDefault="009901C4" w:rsidP="009901C4">
      <w:r w:rsidRPr="009901C4">
        <w:rPr>
          <w:rFonts w:ascii="Segoe UI Emoji" w:hAnsi="Segoe UI Emoji" w:cs="Segoe UI Emoji"/>
        </w:rPr>
        <w:t>✅</w:t>
      </w:r>
      <w:r w:rsidRPr="009901C4">
        <w:t xml:space="preserve"> Just head to these files in your project:</w:t>
      </w:r>
    </w:p>
    <w:p w14:paraId="142B75AB" w14:textId="77777777" w:rsidR="009901C4" w:rsidRPr="009901C4" w:rsidRDefault="009901C4" w:rsidP="009901C4">
      <w:pPr>
        <w:numPr>
          <w:ilvl w:val="0"/>
          <w:numId w:val="17"/>
        </w:numPr>
      </w:pPr>
      <w:r w:rsidRPr="009901C4">
        <w:t>/app/tos/page.js – Terms of Service</w:t>
      </w:r>
    </w:p>
    <w:p w14:paraId="624DD5F2" w14:textId="77777777" w:rsidR="009901C4" w:rsidRPr="009901C4" w:rsidRDefault="009901C4" w:rsidP="009901C4">
      <w:pPr>
        <w:numPr>
          <w:ilvl w:val="0"/>
          <w:numId w:val="17"/>
        </w:numPr>
      </w:pPr>
      <w:r w:rsidRPr="009901C4">
        <w:t>/app/privacy-policy/page.js – Privacy Policy</w:t>
      </w:r>
    </w:p>
    <w:p w14:paraId="5F1580ED" w14:textId="77777777" w:rsidR="009901C4" w:rsidRPr="009901C4" w:rsidRDefault="009901C4" w:rsidP="009901C4">
      <w:r w:rsidRPr="009901C4">
        <w:t>Add your business details, feed the prompt to ChatGPT, and you're good to go.</w:t>
      </w:r>
    </w:p>
    <w:p w14:paraId="56FFE009" w14:textId="77777777" w:rsidR="009901C4" w:rsidRPr="009901C4" w:rsidRDefault="009901C4" w:rsidP="009901C4">
      <w:pPr>
        <w:pBdr>
          <w:bottom w:val="single" w:sz="6" w:space="1" w:color="auto"/>
        </w:pBdr>
      </w:pPr>
      <w:r w:rsidRPr="009901C4">
        <w:t>No lawyer needed (for basic setups).</w:t>
      </w:r>
    </w:p>
    <w:p w14:paraId="6AC6E935" w14:textId="77777777" w:rsidR="006060B3" w:rsidRPr="006060B3" w:rsidRDefault="006060B3" w:rsidP="006060B3">
      <w:pPr>
        <w:pStyle w:val="ListParagraph"/>
        <w:numPr>
          <w:ilvl w:val="0"/>
          <w:numId w:val="19"/>
        </w:numPr>
      </w:pPr>
      <w:r w:rsidRPr="006060B3">
        <w:t>Features</w:t>
      </w:r>
    </w:p>
    <w:p w14:paraId="6BED8778" w14:textId="77777777" w:rsidR="006060B3" w:rsidRPr="006060B3" w:rsidRDefault="006060B3" w:rsidP="006060B3">
      <w:pPr>
        <w:numPr>
          <w:ilvl w:val="0"/>
          <w:numId w:val="18"/>
        </w:numPr>
      </w:pPr>
      <w:hyperlink r:id="rId81" w:history="1">
        <w:r w:rsidRPr="006060B3">
          <w:rPr>
            <w:rStyle w:val="Hyperlink"/>
          </w:rPr>
          <w:t>SEO Tags</w:t>
        </w:r>
      </w:hyperlink>
    </w:p>
    <w:p w14:paraId="290CA743" w14:textId="77777777" w:rsidR="009901C4" w:rsidRDefault="009901C4" w:rsidP="00FC4267"/>
    <w:p w14:paraId="2AF50829" w14:textId="77777777" w:rsidR="00E860F8" w:rsidRPr="00E860F8" w:rsidRDefault="00E860F8" w:rsidP="00E860F8">
      <w:r w:rsidRPr="00E860F8">
        <w:rPr>
          <w:rFonts w:ascii="Segoe UI Emoji" w:hAnsi="Segoe UI Emoji" w:cs="Segoe UI Emoji"/>
        </w:rPr>
        <w:t>⚙️</w:t>
      </w:r>
      <w:r w:rsidRPr="00E860F8">
        <w:t xml:space="preserve"> Setup</w:t>
      </w:r>
      <w:hyperlink r:id="rId82" w:anchor="setup" w:tooltip="Permanent link" w:history="1">
        <w:r w:rsidRPr="00E860F8">
          <w:rPr>
            <w:rStyle w:val="Hyperlink"/>
          </w:rPr>
          <w:t>¶</w:t>
        </w:r>
      </w:hyperlink>
    </w:p>
    <w:p w14:paraId="1546C924" w14:textId="77777777" w:rsidR="00E860F8" w:rsidRPr="00E860F8" w:rsidRDefault="00E860F8" w:rsidP="00E860F8">
      <w:r w:rsidRPr="00E860F8">
        <w:t>1️</w:t>
      </w:r>
      <w:r w:rsidRPr="00E860F8">
        <w:rPr>
          <w:rFonts w:ascii="Segoe UI Symbol" w:hAnsi="Segoe UI Symbol" w:cs="Segoe UI Symbol"/>
        </w:rPr>
        <w:t>⃣</w:t>
      </w:r>
      <w:r w:rsidRPr="00E860F8">
        <w:t xml:space="preserve"> Open the config.js file and add the following values:</w:t>
      </w:r>
      <w:r w:rsidRPr="00E860F8">
        <w:br/>
        <w:t>appName, appDescription, and domainName.</w:t>
      </w:r>
    </w:p>
    <w:p w14:paraId="579F1F0D" w14:textId="77777777" w:rsidR="00E860F8" w:rsidRPr="00E860F8" w:rsidRDefault="00E860F8" w:rsidP="00E860F8">
      <w:r w:rsidRPr="00E860F8">
        <w:rPr>
          <w:rFonts w:ascii="Segoe UI Emoji" w:hAnsi="Segoe UI Emoji" w:cs="Segoe UI Emoji"/>
        </w:rPr>
        <w:t>🧠</w:t>
      </w:r>
      <w:r w:rsidRPr="00E860F8">
        <w:t xml:space="preserve"> These values will be used as default SEO meta tags.</w:t>
      </w:r>
    </w:p>
    <w:p w14:paraId="0E771FAD" w14:textId="77777777" w:rsidR="00E860F8" w:rsidRPr="00E860F8" w:rsidRDefault="00E860F8" w:rsidP="00E860F8">
      <w:r w:rsidRPr="00E860F8">
        <w:t>2️</w:t>
      </w:r>
      <w:r w:rsidRPr="00E860F8">
        <w:rPr>
          <w:rFonts w:ascii="Segoe UI Symbol" w:hAnsi="Segoe UI Symbol" w:cs="Segoe UI Symbol"/>
        </w:rPr>
        <w:t>⃣</w:t>
      </w:r>
      <w:r w:rsidRPr="00E860F8">
        <w:t xml:space="preserve"> The helper /libs/seo.js is used to add all essential SEO tags (with default values) to all pages via the main layout file /app/layout.js.</w:t>
      </w:r>
    </w:p>
    <w:p w14:paraId="0B06DD2F" w14:textId="77777777" w:rsidR="00E860F8" w:rsidRPr="00E860F8" w:rsidRDefault="00E860F8" w:rsidP="00E860F8">
      <w:r w:rsidRPr="00E860F8">
        <w:t>3️</w:t>
      </w:r>
      <w:r w:rsidRPr="00E860F8">
        <w:rPr>
          <w:rFonts w:ascii="Segoe UI Symbol" w:hAnsi="Segoe UI Symbol" w:cs="Segoe UI Symbol"/>
        </w:rPr>
        <w:t>⃣</w:t>
      </w:r>
      <w:r w:rsidRPr="00E860F8">
        <w:t xml:space="preserve"> To add custom SEO tags to a specific page without rewriting everything, do the following:</w:t>
      </w:r>
    </w:p>
    <w:p w14:paraId="2160036E" w14:textId="77777777" w:rsidR="00E860F8" w:rsidRPr="00E860F8" w:rsidRDefault="00E860F8" w:rsidP="00E860F8">
      <w:r w:rsidRPr="00E860F8">
        <w:rPr>
          <w:rFonts w:ascii="Segoe UI Emoji" w:hAnsi="Segoe UI Emoji" w:cs="Segoe UI Emoji"/>
        </w:rPr>
        <w:t>📄</w:t>
      </w:r>
      <w:r w:rsidRPr="00E860F8">
        <w:t> /app/terms/page.js</w:t>
      </w:r>
    </w:p>
    <w:p w14:paraId="7B706501" w14:textId="77777777" w:rsidR="00E860F8" w:rsidRPr="00E860F8" w:rsidRDefault="00E860F8" w:rsidP="00E860F8">
      <w:r w:rsidRPr="00E860F8">
        <w:t>import { getSEOTags } from "@/libs/seo";</w:t>
      </w:r>
    </w:p>
    <w:p w14:paraId="21DFD399" w14:textId="77777777" w:rsidR="00E860F8" w:rsidRPr="00E860F8" w:rsidRDefault="00E860F8" w:rsidP="00E860F8">
      <w:r w:rsidRPr="00E860F8">
        <w:lastRenderedPageBreak/>
        <w:t>...</w:t>
      </w:r>
    </w:p>
    <w:p w14:paraId="22C54E5B" w14:textId="77777777" w:rsidR="00E860F8" w:rsidRPr="00E860F8" w:rsidRDefault="00E860F8" w:rsidP="00E860F8"/>
    <w:p w14:paraId="065BAE43" w14:textId="77777777" w:rsidR="00E860F8" w:rsidRPr="00E860F8" w:rsidRDefault="00E860F8" w:rsidP="00E860F8">
      <w:r w:rsidRPr="00E860F8">
        <w:t>export const metadata = getSEOTags({</w:t>
      </w:r>
    </w:p>
    <w:p w14:paraId="0638F279" w14:textId="77777777" w:rsidR="00E860F8" w:rsidRPr="00E860F8" w:rsidRDefault="00E860F8" w:rsidP="00E860F8">
      <w:r w:rsidRPr="00E860F8">
        <w:t xml:space="preserve">  title: "Terms and Conditions | SaaSFast",</w:t>
      </w:r>
    </w:p>
    <w:p w14:paraId="51BAACED" w14:textId="77777777" w:rsidR="00E860F8" w:rsidRPr="00E860F8" w:rsidRDefault="00E860F8" w:rsidP="00E860F8">
      <w:r w:rsidRPr="00E860F8">
        <w:t xml:space="preserve">  canonicalUrlRelative: "/tos",</w:t>
      </w:r>
    </w:p>
    <w:p w14:paraId="0188D6F2" w14:textId="77777777" w:rsidR="00E860F8" w:rsidRPr="00E860F8" w:rsidRDefault="00E860F8" w:rsidP="00E860F8">
      <w:r w:rsidRPr="00E860F8">
        <w:t>});</w:t>
      </w:r>
    </w:p>
    <w:p w14:paraId="79AAA307" w14:textId="77777777" w:rsidR="00E860F8" w:rsidRPr="00E860F8" w:rsidRDefault="00E860F8" w:rsidP="00E860F8"/>
    <w:p w14:paraId="223D4EB0" w14:textId="77777777" w:rsidR="00E860F8" w:rsidRPr="00E860F8" w:rsidRDefault="00E860F8" w:rsidP="00E860F8">
      <w:r w:rsidRPr="00E860F8">
        <w:t>export default async function TermsAndConditions() {</w:t>
      </w:r>
    </w:p>
    <w:p w14:paraId="250080CB" w14:textId="77777777" w:rsidR="00E860F8" w:rsidRPr="00E860F8" w:rsidRDefault="00E860F8" w:rsidP="00E860F8">
      <w:r w:rsidRPr="00E860F8">
        <w:t>...</w:t>
      </w:r>
    </w:p>
    <w:p w14:paraId="1F59B0D5" w14:textId="77777777" w:rsidR="00E860F8" w:rsidRPr="00E860F8" w:rsidRDefault="00E860F8" w:rsidP="00E860F8">
      <w:r w:rsidRPr="00E860F8">
        <w:rPr>
          <w:rFonts w:ascii="Segoe UI Emoji" w:hAnsi="Segoe UI Emoji" w:cs="Segoe UI Emoji"/>
        </w:rPr>
        <w:t>✅</w:t>
      </w:r>
      <w:r w:rsidRPr="00E860F8">
        <w:t xml:space="preserve"> It’s recommended to always define title and canonicalUrlRelative for each page.</w:t>
      </w:r>
    </w:p>
    <w:p w14:paraId="4EE1A0FD" w14:textId="77777777" w:rsidR="00E860F8" w:rsidRPr="00E860F8" w:rsidRDefault="00E860F8" w:rsidP="00E860F8">
      <w:r w:rsidRPr="00E860F8">
        <w:rPr>
          <w:rFonts w:ascii="Segoe UI Emoji" w:hAnsi="Segoe UI Emoji" w:cs="Segoe UI Emoji"/>
        </w:rPr>
        <w:t>🧩</w:t>
      </w:r>
      <w:r w:rsidRPr="00E860F8">
        <w:t xml:space="preserve"> When needed, add structured data to the page using the renderSchemaTags() function in /libs/seo.js.</w:t>
      </w:r>
    </w:p>
    <w:p w14:paraId="40E9D9EF" w14:textId="77777777" w:rsidR="00E860F8" w:rsidRPr="00E860F8" w:rsidRDefault="00E860F8" w:rsidP="00E860F8">
      <w:r w:rsidRPr="00E860F8">
        <w:rPr>
          <w:rFonts w:ascii="Segoe UI Emoji" w:hAnsi="Segoe UI Emoji" w:cs="Segoe UI Emoji"/>
        </w:rPr>
        <w:t>🔍</w:t>
      </w:r>
      <w:r w:rsidRPr="00E860F8">
        <w:t xml:space="preserve"> This helps Google better understand your site and may enable rich results.</w:t>
      </w:r>
    </w:p>
    <w:p w14:paraId="665A7F5D" w14:textId="77777777" w:rsidR="00E860F8" w:rsidRPr="00E860F8" w:rsidRDefault="00E860F8" w:rsidP="00E860F8">
      <w:r w:rsidRPr="00E860F8">
        <w:rPr>
          <w:rFonts w:ascii="Segoe UI Emoji" w:hAnsi="Segoe UI Emoji" w:cs="Segoe UI Emoji"/>
        </w:rPr>
        <w:t>📘</w:t>
      </w:r>
      <w:r w:rsidRPr="00E860F8">
        <w:t xml:space="preserve"> Open the component for more details.</w:t>
      </w:r>
    </w:p>
    <w:p w14:paraId="38D4EEF3" w14:textId="77777777" w:rsidR="00E860F8" w:rsidRPr="00E860F8" w:rsidRDefault="00E860F8" w:rsidP="00E860F8">
      <w:r w:rsidRPr="00E860F8">
        <w:rPr>
          <w:rFonts w:ascii="Segoe UI Emoji" w:hAnsi="Segoe UI Emoji" w:cs="Segoe UI Emoji"/>
        </w:rPr>
        <w:t>📄</w:t>
      </w:r>
      <w:r w:rsidRPr="00E860F8">
        <w:t xml:space="preserve"> Example: /app/page.js</w:t>
      </w:r>
    </w:p>
    <w:p w14:paraId="5BDFA3C9" w14:textId="77777777" w:rsidR="00E860F8" w:rsidRPr="00E860F8" w:rsidRDefault="00E860F8" w:rsidP="00E860F8">
      <w:r w:rsidRPr="00E860F8">
        <w:t>import { renderSchemaTags } from "@/libs/seo";</w:t>
      </w:r>
    </w:p>
    <w:p w14:paraId="2D9B491C" w14:textId="77777777" w:rsidR="00E860F8" w:rsidRPr="00E860F8" w:rsidRDefault="00E860F8" w:rsidP="00E860F8"/>
    <w:p w14:paraId="39509103" w14:textId="77777777" w:rsidR="00E860F8" w:rsidRPr="00E860F8" w:rsidRDefault="00E860F8" w:rsidP="00E860F8">
      <w:r w:rsidRPr="00E860F8">
        <w:t>export default function Page() {</w:t>
      </w:r>
    </w:p>
    <w:p w14:paraId="62D7F1C3" w14:textId="77777777" w:rsidR="00E860F8" w:rsidRPr="00E860F8" w:rsidRDefault="00E860F8" w:rsidP="00E860F8">
      <w:r w:rsidRPr="00E860F8">
        <w:t xml:space="preserve">  return (</w:t>
      </w:r>
    </w:p>
    <w:p w14:paraId="11629F3C" w14:textId="77777777" w:rsidR="00E860F8" w:rsidRPr="00E860F8" w:rsidRDefault="00E860F8" w:rsidP="00E860F8">
      <w:r w:rsidRPr="00E860F8">
        <w:t xml:space="preserve">    &lt;&gt;</w:t>
      </w:r>
    </w:p>
    <w:p w14:paraId="0F8368A9" w14:textId="77777777" w:rsidR="00E860F8" w:rsidRPr="00E860F8" w:rsidRDefault="00E860F8" w:rsidP="00E860F8">
      <w:r w:rsidRPr="00E860F8">
        <w:t xml:space="preserve">      {renderSchemaTags()}</w:t>
      </w:r>
    </w:p>
    <w:p w14:paraId="3F52E726" w14:textId="77777777" w:rsidR="00E860F8" w:rsidRPr="00E860F8" w:rsidRDefault="00E860F8" w:rsidP="00E860F8"/>
    <w:p w14:paraId="6A7A68C8" w14:textId="77777777" w:rsidR="00E860F8" w:rsidRPr="00E860F8" w:rsidRDefault="00E860F8" w:rsidP="00E860F8">
      <w:r w:rsidRPr="00E860F8">
        <w:t xml:space="preserve">      &lt;main className="flex min-h-screen flex-col items-center justify-center text-center gap-12 p-8"&gt;</w:t>
      </w:r>
    </w:p>
    <w:p w14:paraId="7512A189" w14:textId="77777777" w:rsidR="00E860F8" w:rsidRPr="00E860F8" w:rsidRDefault="00E860F8" w:rsidP="00E860F8">
      <w:r w:rsidRPr="00E860F8">
        <w:t xml:space="preserve">        &lt;h1 className="text-3xl font-extrabold"&gt; SaaSFast&lt;/h1&gt;</w:t>
      </w:r>
    </w:p>
    <w:p w14:paraId="66CBFFA6" w14:textId="77777777" w:rsidR="00E860F8" w:rsidRPr="00E860F8" w:rsidRDefault="00E860F8" w:rsidP="00E860F8"/>
    <w:p w14:paraId="3B1B7F50" w14:textId="77777777" w:rsidR="00E860F8" w:rsidRPr="00E860F8" w:rsidRDefault="00E860F8" w:rsidP="00E860F8">
      <w:r w:rsidRPr="00E860F8">
        <w:lastRenderedPageBreak/>
        <w:t xml:space="preserve">        ...</w:t>
      </w:r>
    </w:p>
    <w:p w14:paraId="28EFEB24" w14:textId="77777777" w:rsidR="00E860F8" w:rsidRPr="00E860F8" w:rsidRDefault="00E860F8" w:rsidP="00E860F8">
      <w:r w:rsidRPr="00E860F8">
        <w:t xml:space="preserve">      &lt;/main&gt;</w:t>
      </w:r>
    </w:p>
    <w:p w14:paraId="171C9E12" w14:textId="77777777" w:rsidR="00E860F8" w:rsidRPr="00E860F8" w:rsidRDefault="00E860F8" w:rsidP="00E860F8">
      <w:r w:rsidRPr="00E860F8">
        <w:t xml:space="preserve">    &lt;/&gt;</w:t>
      </w:r>
    </w:p>
    <w:p w14:paraId="3FE8D1C9" w14:textId="77777777" w:rsidR="00E860F8" w:rsidRPr="00E860F8" w:rsidRDefault="00E860F8" w:rsidP="00E860F8">
      <w:r w:rsidRPr="00E860F8">
        <w:t xml:space="preserve">  );</w:t>
      </w:r>
    </w:p>
    <w:p w14:paraId="61C4DD2A" w14:textId="77777777" w:rsidR="00E860F8" w:rsidRPr="00E860F8" w:rsidRDefault="00E860F8" w:rsidP="00E860F8">
      <w:r w:rsidRPr="00E860F8">
        <w:t>}</w:t>
      </w:r>
    </w:p>
    <w:p w14:paraId="58658998" w14:textId="77777777" w:rsidR="00E860F8" w:rsidRPr="00E860F8" w:rsidRDefault="00E860F8" w:rsidP="00E860F8">
      <w:r w:rsidRPr="00E860F8">
        <w:t>4️</w:t>
      </w:r>
      <w:r w:rsidRPr="00E860F8">
        <w:rPr>
          <w:rFonts w:ascii="Segoe UI Symbol" w:hAnsi="Segoe UI Symbol" w:cs="Segoe UI Symbol"/>
        </w:rPr>
        <w:t>⃣</w:t>
      </w:r>
      <w:r w:rsidRPr="00E860F8">
        <w:t xml:space="preserve"> Add your root URL to siteUrl (e.g., https://yourdomain.com) inside the next-sitemap.config.js file in the root folder.</w:t>
      </w:r>
    </w:p>
    <w:p w14:paraId="4A5C774A" w14:textId="77777777" w:rsidR="00E860F8" w:rsidRPr="00E860F8" w:rsidRDefault="00E860F8" w:rsidP="00E860F8">
      <w:r w:rsidRPr="00E860F8">
        <w:rPr>
          <w:rFonts w:ascii="Segoe UI Emoji" w:hAnsi="Segoe UI Emoji" w:cs="Segoe UI Emoji"/>
        </w:rPr>
        <w:t>🗺️</w:t>
      </w:r>
      <w:r w:rsidRPr="00E860F8">
        <w:t xml:space="preserve"> This will generate sitemap.xml and robots.txt files for all your pages during build.</w:t>
      </w:r>
    </w:p>
    <w:p w14:paraId="58594160" w14:textId="77777777" w:rsidR="00E860F8" w:rsidRPr="00E860F8" w:rsidRDefault="00E860F8" w:rsidP="00E860F8">
      <w:r w:rsidRPr="00E860F8">
        <w:t>5️</w:t>
      </w:r>
      <w:r w:rsidRPr="00E860F8">
        <w:rPr>
          <w:rFonts w:ascii="Segoe UI Symbol" w:hAnsi="Segoe UI Symbol" w:cs="Segoe UI Symbol"/>
        </w:rPr>
        <w:t>⃣</w:t>
      </w:r>
      <w:r w:rsidRPr="00E860F8">
        <w:t xml:space="preserve"> Verify your domain in </w:t>
      </w:r>
      <w:r w:rsidRPr="00E860F8">
        <w:rPr>
          <w:b/>
          <w:bCs/>
        </w:rPr>
        <w:t>Google Search Console</w:t>
      </w:r>
      <w:r w:rsidRPr="00E860F8">
        <w:t> to help with site indexing.</w:t>
      </w:r>
    </w:p>
    <w:p w14:paraId="732DE480" w14:textId="77777777" w:rsidR="00E860F8" w:rsidRPr="00E860F8" w:rsidRDefault="00FC53F0" w:rsidP="00E860F8">
      <w:r>
        <w:pict w14:anchorId="44FB25FC">
          <v:rect id="_x0000_i1046" style="width:0;height:1.5pt" o:hralign="center" o:hrstd="t" o:hr="t" fillcolor="#a0a0a0" stroked="f"/>
        </w:pict>
      </w:r>
    </w:p>
    <w:p w14:paraId="42A40088" w14:textId="77777777" w:rsidR="00E860F8" w:rsidRPr="00E860F8" w:rsidRDefault="00E860F8" w:rsidP="00E860F8">
      <w:r w:rsidRPr="00E860F8">
        <w:rPr>
          <w:rFonts w:ascii="Segoe UI Emoji" w:hAnsi="Segoe UI Emoji" w:cs="Segoe UI Emoji"/>
        </w:rPr>
        <w:t>📝</w:t>
      </w:r>
      <w:r w:rsidRPr="00E860F8">
        <w:t xml:space="preserve"> Create a Blog in Minutes</w:t>
      </w:r>
      <w:hyperlink r:id="rId83" w:anchor="create-a-blog-in-minutes" w:tooltip="Permanent link" w:history="1">
        <w:r w:rsidRPr="00E860F8">
          <w:rPr>
            <w:rStyle w:val="Hyperlink"/>
          </w:rPr>
          <w:t>¶</w:t>
        </w:r>
      </w:hyperlink>
    </w:p>
    <w:p w14:paraId="28B528F7" w14:textId="77777777" w:rsidR="00E860F8" w:rsidRPr="00E860F8" w:rsidRDefault="00E860F8" w:rsidP="00E860F8">
      <w:r w:rsidRPr="00E860F8">
        <w:rPr>
          <w:rFonts w:ascii="Segoe UI Emoji" w:hAnsi="Segoe UI Emoji" w:cs="Segoe UI Emoji"/>
        </w:rPr>
        <w:t>📂</w:t>
      </w:r>
      <w:r w:rsidRPr="00E860F8">
        <w:t xml:space="preserve"> Inside the folder /app/blog/_assets, you’ll find the content.js file which contains all your blog posts, authors, categories, and blog style.</w:t>
      </w:r>
    </w:p>
    <w:p w14:paraId="48F1511D" w14:textId="77777777" w:rsidR="00E860F8" w:rsidRPr="00E860F8" w:rsidRDefault="00E860F8" w:rsidP="00E860F8">
      <w:r w:rsidRPr="00E860F8">
        <w:rPr>
          <w:rFonts w:ascii="Segoe UI Emoji" w:hAnsi="Segoe UI Emoji" w:cs="Segoe UI Emoji"/>
        </w:rPr>
        <w:t>✍️</w:t>
      </w:r>
      <w:r w:rsidRPr="00E860F8">
        <w:t xml:space="preserve"> Just add your content there and </w:t>
      </w:r>
      <w:r w:rsidRPr="00E860F8">
        <w:rPr>
          <w:b/>
          <w:bCs/>
        </w:rPr>
        <w:t>SaaSFast</w:t>
      </w:r>
      <w:r w:rsidRPr="00E860F8">
        <w:t> will automatically generate a blog for you.</w:t>
      </w:r>
    </w:p>
    <w:p w14:paraId="6CC1A704" w14:textId="77777777" w:rsidR="00E860F8" w:rsidRPr="00E860F8" w:rsidRDefault="00E860F8" w:rsidP="00E860F8">
      <w:r w:rsidRPr="00E860F8">
        <w:rPr>
          <w:rFonts w:ascii="Segoe UI Emoji" w:hAnsi="Segoe UI Emoji" w:cs="Segoe UI Emoji"/>
        </w:rPr>
        <w:t>📚</w:t>
      </w:r>
      <w:r w:rsidRPr="00E860F8">
        <w:t xml:space="preserve"> For more details, check the blog section.</w:t>
      </w:r>
    </w:p>
    <w:p w14:paraId="5C312A5B" w14:textId="6099205D" w:rsidR="00E860F8" w:rsidRPr="00E860F8" w:rsidRDefault="00E860F8" w:rsidP="00E860F8">
      <w:r w:rsidRPr="00E860F8">
        <w:rPr>
          <w:noProof/>
        </w:rPr>
        <w:lastRenderedPageBreak/>
        <w:drawing>
          <wp:inline distT="0" distB="0" distL="0" distR="0" wp14:anchorId="71ED01B8" wp14:editId="57B54807">
            <wp:extent cx="5943600" cy="4683760"/>
            <wp:effectExtent l="0" t="0" r="0" b="2540"/>
            <wp:docPr id="245934595"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lt Tex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4683760"/>
                    </a:xfrm>
                    <a:prstGeom prst="rect">
                      <a:avLst/>
                    </a:prstGeom>
                    <a:noFill/>
                    <a:ln>
                      <a:noFill/>
                    </a:ln>
                  </pic:spPr>
                </pic:pic>
              </a:graphicData>
            </a:graphic>
          </wp:inline>
        </w:drawing>
      </w:r>
    </w:p>
    <w:p w14:paraId="6532C018" w14:textId="77777777" w:rsidR="00E860F8" w:rsidRPr="00E860F8" w:rsidRDefault="00E860F8" w:rsidP="00E860F8">
      <w:pPr>
        <w:pBdr>
          <w:bottom w:val="single" w:sz="6" w:space="1" w:color="auto"/>
        </w:pBdr>
      </w:pPr>
      <w:r w:rsidRPr="00E860F8">
        <w:t>```</w:t>
      </w:r>
    </w:p>
    <w:p w14:paraId="3CDBD63F" w14:textId="77777777" w:rsidR="006060B3" w:rsidRDefault="006060B3" w:rsidP="00FC4267"/>
    <w:p w14:paraId="36263582" w14:textId="35BF63AF" w:rsidR="006562E4" w:rsidRDefault="006562E4" w:rsidP="006562E4">
      <w:pPr>
        <w:pStyle w:val="ListParagraph"/>
        <w:numPr>
          <w:ilvl w:val="0"/>
          <w:numId w:val="9"/>
        </w:numPr>
      </w:pPr>
      <w:r>
        <w:t>Database</w:t>
      </w:r>
    </w:p>
    <w:p w14:paraId="260C9850" w14:textId="1938E141" w:rsidR="00A764DC" w:rsidRPr="00A764DC" w:rsidRDefault="00A764DC" w:rsidP="00A764DC">
      <w:r w:rsidRPr="00A764DC">
        <w:t>Setup</w:t>
      </w:r>
      <w:hyperlink r:id="rId85" w:anchor="setup" w:tooltip="Permanent link" w:history="1">
        <w:r w:rsidRPr="00A764DC">
          <w:rPr>
            <w:rStyle w:val="Hyperlink"/>
          </w:rPr>
          <w:t>¶</w:t>
        </w:r>
      </w:hyperlink>
    </w:p>
    <w:p w14:paraId="4C3BFEDE" w14:textId="77777777" w:rsidR="00A764DC" w:rsidRPr="00A764DC" w:rsidRDefault="00A764DC" w:rsidP="00A764DC">
      <w:r w:rsidRPr="00A764DC">
        <w:t>1️</w:t>
      </w:r>
      <w:r w:rsidRPr="00A764DC">
        <w:rPr>
          <w:rFonts w:ascii="Segoe UI Symbol" w:hAnsi="Segoe UI Symbol" w:cs="Segoe UI Symbol"/>
        </w:rPr>
        <w:t>⃣</w:t>
      </w:r>
      <w:r w:rsidRPr="00A764DC">
        <w:t> </w:t>
      </w:r>
      <w:r w:rsidRPr="00A764DC">
        <w:rPr>
          <w:b/>
          <w:bCs/>
        </w:rPr>
        <w:t>Create a new project and publish a cluster on MongoDB Atlas.</w:t>
      </w:r>
    </w:p>
    <w:p w14:paraId="34AD6144" w14:textId="77777777" w:rsidR="00A764DC" w:rsidRPr="00A764DC" w:rsidRDefault="00FC53F0" w:rsidP="00A764DC">
      <w:r>
        <w:pict w14:anchorId="16D913F4">
          <v:rect id="_x0000_i1047" style="width:0;height:1.5pt" o:hralign="center" o:hrstd="t" o:hr="t" fillcolor="#a0a0a0" stroked="f"/>
        </w:pict>
      </w:r>
    </w:p>
    <w:p w14:paraId="7A7946A4" w14:textId="77777777" w:rsidR="00A764DC" w:rsidRPr="00A764DC" w:rsidRDefault="00A764DC" w:rsidP="00A764DC">
      <w:r w:rsidRPr="00A764DC">
        <w:t>2️</w:t>
      </w:r>
      <w:r w:rsidRPr="00A764DC">
        <w:rPr>
          <w:rFonts w:ascii="Segoe UI Symbol" w:hAnsi="Segoe UI Symbol" w:cs="Segoe UI Symbol"/>
        </w:rPr>
        <w:t>⃣</w:t>
      </w:r>
      <w:r w:rsidRPr="00A764DC">
        <w:t> </w:t>
      </w:r>
      <w:r w:rsidRPr="00A764DC">
        <w:rPr>
          <w:b/>
          <w:bCs/>
        </w:rPr>
        <w:t>Run a local database for development setup:</w:t>
      </w:r>
      <w:r w:rsidRPr="00A764DC">
        <w:br/>
        <w:t xml:space="preserve">- </w:t>
      </w:r>
      <w:r w:rsidRPr="00A764DC">
        <w:rPr>
          <w:rFonts w:ascii="Segoe UI Emoji" w:hAnsi="Segoe UI Emoji" w:cs="Segoe UI Emoji"/>
        </w:rPr>
        <w:t>💻</w:t>
      </w:r>
      <w:r w:rsidRPr="00A764DC">
        <w:t xml:space="preserve"> This allows you to work offline and speeds up development.</w:t>
      </w:r>
    </w:p>
    <w:p w14:paraId="1997F2B9" w14:textId="77777777" w:rsidR="00A764DC" w:rsidRPr="00A764DC" w:rsidRDefault="00FC53F0" w:rsidP="00A764DC">
      <w:r>
        <w:pict w14:anchorId="20DF3EC0">
          <v:rect id="_x0000_i1048" style="width:0;height:1.5pt" o:hralign="center" o:hrstd="t" o:hr="t" fillcolor="#a0a0a0" stroked="f"/>
        </w:pict>
      </w:r>
    </w:p>
    <w:p w14:paraId="75476178" w14:textId="77777777" w:rsidR="00A764DC" w:rsidRPr="00A764DC" w:rsidRDefault="00A764DC" w:rsidP="00A764DC">
      <w:r w:rsidRPr="00A764DC">
        <w:t>3️</w:t>
      </w:r>
      <w:r w:rsidRPr="00A764DC">
        <w:rPr>
          <w:rFonts w:ascii="Segoe UI Symbol" w:hAnsi="Segoe UI Symbol" w:cs="Segoe UI Symbol"/>
        </w:rPr>
        <w:t>⃣</w:t>
      </w:r>
      <w:r w:rsidRPr="00A764DC">
        <w:t> </w:t>
      </w:r>
      <w:r w:rsidRPr="00A764DC">
        <w:rPr>
          <w:b/>
          <w:bCs/>
        </w:rPr>
        <w:t>Inside your MongoDB Atlas project:</w:t>
      </w:r>
      <w:r w:rsidRPr="00A764DC">
        <w:br/>
        <w:t xml:space="preserve">- </w:t>
      </w:r>
      <w:r w:rsidRPr="00A764DC">
        <w:rPr>
          <w:rFonts w:ascii="Segoe UI Emoji" w:hAnsi="Segoe UI Emoji" w:cs="Segoe UI Emoji"/>
        </w:rPr>
        <w:t>🌐</w:t>
      </w:r>
      <w:r w:rsidRPr="00A764DC">
        <w:t> </w:t>
      </w:r>
      <w:r w:rsidRPr="00A764DC">
        <w:rPr>
          <w:b/>
          <w:bCs/>
        </w:rPr>
        <w:t>Click on [Network Access] then [+ Add IP Address].</w:t>
      </w:r>
      <w:r w:rsidRPr="00A764DC">
        <w:br/>
      </w:r>
      <w:r w:rsidRPr="00A764DC">
        <w:lastRenderedPageBreak/>
        <w:t xml:space="preserve">- </w:t>
      </w:r>
      <w:r w:rsidRPr="00A764DC">
        <w:rPr>
          <w:rFonts w:ascii="Segoe UI Emoji" w:hAnsi="Segoe UI Emoji" w:cs="Segoe UI Emoji"/>
        </w:rPr>
        <w:t>🔑</w:t>
      </w:r>
      <w:r w:rsidRPr="00A764DC">
        <w:t> </w:t>
      </w:r>
      <w:r w:rsidRPr="00A764DC">
        <w:rPr>
          <w:b/>
          <w:bCs/>
        </w:rPr>
        <w:t>Enter:</w:t>
      </w:r>
      <w:r w:rsidRPr="00A764DC">
        <w:t> 0.0.0.0/0 in the </w:t>
      </w:r>
      <w:r w:rsidRPr="00A764DC">
        <w:rPr>
          <w:b/>
          <w:bCs/>
        </w:rPr>
        <w:t>[Access List Entry].</w:t>
      </w:r>
      <w:r w:rsidRPr="00A764DC">
        <w:br/>
        <w:t xml:space="preserve">- </w:t>
      </w:r>
      <w:r w:rsidRPr="00A764DC">
        <w:rPr>
          <w:rFonts w:ascii="Segoe UI Emoji" w:hAnsi="Segoe UI Emoji" w:cs="Segoe UI Emoji"/>
        </w:rPr>
        <w:t>🌍</w:t>
      </w:r>
      <w:r w:rsidRPr="00A764DC">
        <w:t> </w:t>
      </w:r>
      <w:r w:rsidRPr="00A764DC">
        <w:rPr>
          <w:b/>
          <w:bCs/>
        </w:rPr>
        <w:t>Why:</w:t>
      </w:r>
      <w:r w:rsidRPr="00A764DC">
        <w:t> This allows access from your machine and from deployed environments (like Vercel).</w:t>
      </w:r>
    </w:p>
    <w:p w14:paraId="4E73369F" w14:textId="77777777" w:rsidR="00A764DC" w:rsidRPr="00A764DC" w:rsidRDefault="00FC53F0" w:rsidP="00A764DC">
      <w:r>
        <w:pict w14:anchorId="2F770DB0">
          <v:rect id="_x0000_i1049" style="width:0;height:1.5pt" o:hralign="center" o:hrstd="t" o:hr="t" fillcolor="#a0a0a0" stroked="f"/>
        </w:pict>
      </w:r>
    </w:p>
    <w:p w14:paraId="35035FAF" w14:textId="77777777" w:rsidR="00A764DC" w:rsidRPr="00A764DC" w:rsidRDefault="00A764DC" w:rsidP="00A764DC">
      <w:r w:rsidRPr="00A764DC">
        <w:t>4️</w:t>
      </w:r>
      <w:r w:rsidRPr="00A764DC">
        <w:rPr>
          <w:rFonts w:ascii="Segoe UI Symbol" w:hAnsi="Segoe UI Symbol" w:cs="Segoe UI Symbol"/>
        </w:rPr>
        <w:t>⃣</w:t>
      </w:r>
      <w:r w:rsidRPr="00A764DC">
        <w:t> </w:t>
      </w:r>
      <w:r w:rsidRPr="00A764DC">
        <w:rPr>
          <w:b/>
          <w:bCs/>
        </w:rPr>
        <w:t>Environment variable setup:</w:t>
      </w:r>
      <w:r w:rsidRPr="00A764DC">
        <w:br/>
        <w:t xml:space="preserve">- </w:t>
      </w:r>
      <w:r w:rsidRPr="00A764DC">
        <w:rPr>
          <w:rFonts w:ascii="Segoe UI Emoji" w:hAnsi="Segoe UI Emoji" w:cs="Segoe UI Emoji"/>
        </w:rPr>
        <w:t>📝</w:t>
      </w:r>
      <w:r w:rsidRPr="00A764DC">
        <w:t xml:space="preserve"> If you haven’t already, rename .env.example to .env.local.</w:t>
      </w:r>
      <w:r w:rsidRPr="00A764DC">
        <w:br/>
        <w:t xml:space="preserve">- </w:t>
      </w:r>
      <w:r w:rsidRPr="00A764DC">
        <w:rPr>
          <w:rFonts w:ascii="Segoe UI Emoji" w:hAnsi="Segoe UI Emoji" w:cs="Segoe UI Emoji"/>
        </w:rPr>
        <w:t>🔗</w:t>
      </w:r>
      <w:r w:rsidRPr="00A764DC">
        <w:t> </w:t>
      </w:r>
      <w:r w:rsidRPr="00A764DC">
        <w:rPr>
          <w:b/>
          <w:bCs/>
        </w:rPr>
        <w:t>Then add your connection string to</w:t>
      </w:r>
      <w:r w:rsidRPr="00A764DC">
        <w:t> MONGODB_URI </w:t>
      </w:r>
      <w:r w:rsidRPr="00A764DC">
        <w:rPr>
          <w:b/>
          <w:bCs/>
        </w:rPr>
        <w:t>inside</w:t>
      </w:r>
      <w:r w:rsidRPr="00A764DC">
        <w:t> .env.local.</w:t>
      </w:r>
    </w:p>
    <w:p w14:paraId="5D7A81F5" w14:textId="77777777" w:rsidR="00A764DC" w:rsidRPr="00A764DC" w:rsidRDefault="00FC53F0" w:rsidP="00A764DC">
      <w:r>
        <w:pict w14:anchorId="0554ECC9">
          <v:rect id="_x0000_i1050" style="width:0;height:1.5pt" o:hralign="center" o:hrstd="t" o:hr="t" fillcolor="#a0a0a0" stroked="f"/>
        </w:pict>
      </w:r>
    </w:p>
    <w:p w14:paraId="3FD8757C" w14:textId="77777777" w:rsidR="00A764DC" w:rsidRPr="00A764DC" w:rsidRDefault="00A764DC" w:rsidP="00A764DC">
      <w:r w:rsidRPr="00A764DC">
        <w:rPr>
          <w:rFonts w:ascii="Segoe UI Emoji" w:hAnsi="Segoe UI Emoji" w:cs="Segoe UI Emoji"/>
        </w:rPr>
        <w:t>🛠️</w:t>
      </w:r>
      <w:r w:rsidRPr="00A764DC">
        <w:t xml:space="preserve"> Mongoose (Optional)</w:t>
      </w:r>
      <w:hyperlink r:id="rId86" w:anchor="mongoose-optional" w:tooltip="Permanent link" w:history="1">
        <w:r w:rsidRPr="00A764DC">
          <w:rPr>
            <w:rStyle w:val="Hyperlink"/>
          </w:rPr>
          <w:t>¶</w:t>
        </w:r>
      </w:hyperlink>
    </w:p>
    <w:p w14:paraId="6E1FFBF2" w14:textId="77777777" w:rsidR="00A764DC" w:rsidRPr="00A764DC" w:rsidRDefault="00A764DC" w:rsidP="00A764DC">
      <w:pPr>
        <w:numPr>
          <w:ilvl w:val="0"/>
          <w:numId w:val="20"/>
        </w:numPr>
      </w:pPr>
      <w:r w:rsidRPr="00A764DC">
        <w:rPr>
          <w:rFonts w:ascii="Segoe UI Emoji" w:hAnsi="Segoe UI Emoji" w:cs="Segoe UI Emoji"/>
        </w:rPr>
        <w:t>🗃️</w:t>
      </w:r>
      <w:r w:rsidRPr="00A764DC">
        <w:t> </w:t>
      </w:r>
      <w:r w:rsidRPr="00A764DC">
        <w:rPr>
          <w:b/>
          <w:bCs/>
        </w:rPr>
        <w:t>Why use Mongoose:</w:t>
      </w:r>
    </w:p>
    <w:p w14:paraId="5C117450" w14:textId="77777777" w:rsidR="00A764DC" w:rsidRPr="00A764DC" w:rsidRDefault="00A764DC" w:rsidP="00A764DC">
      <w:pPr>
        <w:numPr>
          <w:ilvl w:val="0"/>
          <w:numId w:val="20"/>
        </w:numPr>
      </w:pPr>
      <w:r w:rsidRPr="00A764DC">
        <w:t>It simplifies working with MongoDB.</w:t>
      </w:r>
    </w:p>
    <w:p w14:paraId="24A81594" w14:textId="77777777" w:rsidR="00A764DC" w:rsidRPr="00A764DC" w:rsidRDefault="00A764DC" w:rsidP="00A764DC">
      <w:pPr>
        <w:numPr>
          <w:ilvl w:val="0"/>
          <w:numId w:val="20"/>
        </w:numPr>
      </w:pPr>
      <w:r w:rsidRPr="00A764DC">
        <w:t>It offers helpful features out of the box.</w:t>
      </w:r>
    </w:p>
    <w:p w14:paraId="5F50938C" w14:textId="77777777" w:rsidR="00A764DC" w:rsidRPr="00A764DC" w:rsidRDefault="00A764DC" w:rsidP="00A764DC">
      <w:pPr>
        <w:numPr>
          <w:ilvl w:val="0"/>
          <w:numId w:val="20"/>
        </w:numPr>
      </w:pPr>
      <w:r w:rsidRPr="00A764DC">
        <w:rPr>
          <w:rFonts w:ascii="Segoe UI Emoji" w:hAnsi="Segoe UI Emoji" w:cs="Segoe UI Emoji"/>
        </w:rPr>
        <w:t>📂</w:t>
      </w:r>
      <w:r w:rsidRPr="00A764DC">
        <w:t> </w:t>
      </w:r>
      <w:r w:rsidRPr="00A764DC">
        <w:rPr>
          <w:b/>
          <w:bCs/>
        </w:rPr>
        <w:t>Model organization:</w:t>
      </w:r>
    </w:p>
    <w:p w14:paraId="31395852" w14:textId="77777777" w:rsidR="00A764DC" w:rsidRPr="00A764DC" w:rsidRDefault="00A764DC" w:rsidP="00A764DC">
      <w:pPr>
        <w:numPr>
          <w:ilvl w:val="0"/>
          <w:numId w:val="20"/>
        </w:numPr>
      </w:pPr>
      <w:r w:rsidRPr="00A764DC">
        <w:t>Define your models inside the /models folder.</w:t>
      </w:r>
    </w:p>
    <w:p w14:paraId="7FFE224B" w14:textId="77777777" w:rsidR="00A764DC" w:rsidRPr="00A764DC" w:rsidRDefault="00A764DC" w:rsidP="00A764DC">
      <w:pPr>
        <w:numPr>
          <w:ilvl w:val="0"/>
          <w:numId w:val="20"/>
        </w:numPr>
      </w:pPr>
      <w:r w:rsidRPr="00A764DC">
        <w:t>Add any new models there.</w:t>
      </w:r>
    </w:p>
    <w:p w14:paraId="537695A6" w14:textId="77777777" w:rsidR="00A764DC" w:rsidRPr="00A764DC" w:rsidRDefault="00A764DC" w:rsidP="00A764DC">
      <w:pPr>
        <w:numPr>
          <w:ilvl w:val="0"/>
          <w:numId w:val="20"/>
        </w:numPr>
      </w:pPr>
      <w:r w:rsidRPr="00A764DC">
        <w:rPr>
          <w:rFonts w:ascii="Segoe UI Emoji" w:hAnsi="Segoe UI Emoji" w:cs="Segoe UI Emoji"/>
        </w:rPr>
        <w:t>✅</w:t>
      </w:r>
      <w:r w:rsidRPr="00A764DC">
        <w:t> </w:t>
      </w:r>
      <w:r w:rsidRPr="00A764DC">
        <w:rPr>
          <w:b/>
          <w:bCs/>
        </w:rPr>
        <w:t>Frontend optimization:</w:t>
      </w:r>
    </w:p>
    <w:p w14:paraId="0757EBA2" w14:textId="77777777" w:rsidR="00A764DC" w:rsidRPr="00A764DC" w:rsidRDefault="00A764DC" w:rsidP="00A764DC">
      <w:pPr>
        <w:numPr>
          <w:ilvl w:val="0"/>
          <w:numId w:val="20"/>
        </w:numPr>
      </w:pPr>
      <w:r w:rsidRPr="00A764DC">
        <w:t>The toJSON plugin has been added to all models to remove the _id and __v fields.</w:t>
      </w:r>
    </w:p>
    <w:p w14:paraId="52F74FA9" w14:textId="77777777" w:rsidR="00A764DC" w:rsidRPr="00A764DC" w:rsidRDefault="00A764DC" w:rsidP="00A764DC">
      <w:pPr>
        <w:numPr>
          <w:ilvl w:val="0"/>
          <w:numId w:val="20"/>
        </w:numPr>
      </w:pPr>
      <w:r w:rsidRPr="00A764DC">
        <w:t>If you set private: true on any field, it will be excluded from the response.</w:t>
      </w:r>
    </w:p>
    <w:p w14:paraId="74B7EDDE" w14:textId="77777777" w:rsidR="00A764DC" w:rsidRPr="00A764DC" w:rsidRDefault="00A764DC" w:rsidP="00A764DC">
      <w:pPr>
        <w:numPr>
          <w:ilvl w:val="0"/>
          <w:numId w:val="20"/>
        </w:numPr>
        <w:pBdr>
          <w:bottom w:val="single" w:sz="6" w:space="1" w:color="auto"/>
        </w:pBdr>
      </w:pPr>
      <w:r w:rsidRPr="00A764DC">
        <w:t>For example, you can make the email field private so it won’t be sent to the frontend.</w:t>
      </w:r>
    </w:p>
    <w:p w14:paraId="14A15F80" w14:textId="77777777" w:rsidR="006562E4" w:rsidRDefault="006562E4" w:rsidP="00FC4267"/>
    <w:p w14:paraId="57010B02" w14:textId="5D6BA34F" w:rsidR="006562E4" w:rsidRDefault="003C70CE" w:rsidP="003C70CE">
      <w:pPr>
        <w:pStyle w:val="ListParagraph"/>
        <w:numPr>
          <w:ilvl w:val="0"/>
          <w:numId w:val="9"/>
        </w:numPr>
      </w:pPr>
      <w:r>
        <w:t>Email</w:t>
      </w:r>
    </w:p>
    <w:p w14:paraId="199CCCF9" w14:textId="77777777" w:rsidR="003C70CE" w:rsidRPr="003C70CE" w:rsidRDefault="003C70CE" w:rsidP="003C70CE">
      <w:r w:rsidRPr="003C70CE">
        <w:rPr>
          <w:rFonts w:ascii="Segoe UI Emoji" w:hAnsi="Segoe UI Emoji" w:cs="Segoe UI Emoji"/>
        </w:rPr>
        <w:t>✉️</w:t>
      </w:r>
      <w:r w:rsidRPr="003C70CE">
        <w:t xml:space="preserve"> Mailgun Setup</w:t>
      </w:r>
      <w:hyperlink r:id="rId87" w:anchor="mailgun-setup" w:tooltip="Permanent link" w:history="1">
        <w:r w:rsidRPr="003C70CE">
          <w:rPr>
            <w:rStyle w:val="Hyperlink"/>
          </w:rPr>
          <w:t>¶</w:t>
        </w:r>
      </w:hyperlink>
    </w:p>
    <w:p w14:paraId="2F701EE3" w14:textId="77777777" w:rsidR="003C70CE" w:rsidRPr="003C70CE" w:rsidRDefault="003C70CE" w:rsidP="003C70CE">
      <w:r w:rsidRPr="003C70CE">
        <w:rPr>
          <w:rFonts w:ascii="Segoe UI Emoji" w:hAnsi="Segoe UI Emoji" w:cs="Segoe UI Emoji"/>
        </w:rPr>
        <w:t>📝</w:t>
      </w:r>
      <w:r w:rsidRPr="003C70CE">
        <w:t xml:space="preserve"> Introduction</w:t>
      </w:r>
      <w:hyperlink r:id="rId88" w:anchor="introduction" w:tooltip="Permanent link" w:history="1">
        <w:r w:rsidRPr="003C70CE">
          <w:rPr>
            <w:rStyle w:val="Hyperlink"/>
          </w:rPr>
          <w:t>¶</w:t>
        </w:r>
      </w:hyperlink>
    </w:p>
    <w:p w14:paraId="7B5DA74E" w14:textId="77777777" w:rsidR="003C70CE" w:rsidRPr="003C70CE" w:rsidRDefault="003C70CE" w:rsidP="003C70CE">
      <w:r w:rsidRPr="003C70CE">
        <w:t>Mailgun is not required, but you’ll need an email service to handle magic login links, abandoned cart emails, and more.</w:t>
      </w:r>
    </w:p>
    <w:p w14:paraId="52E8480E" w14:textId="77777777" w:rsidR="003C70CE" w:rsidRPr="003C70CE" w:rsidRDefault="00FC53F0" w:rsidP="003C70CE">
      <w:r>
        <w:pict w14:anchorId="2D828DC1">
          <v:rect id="_x0000_i1051" style="width:0;height:1.5pt" o:hralign="center" o:hrstd="t" o:hr="t" fillcolor="#a0a0a0" stroked="f"/>
        </w:pict>
      </w:r>
    </w:p>
    <w:p w14:paraId="34213081" w14:textId="77777777" w:rsidR="003C70CE" w:rsidRPr="003C70CE" w:rsidRDefault="003C70CE" w:rsidP="003C70CE">
      <w:r w:rsidRPr="003C70CE">
        <w:rPr>
          <w:rFonts w:ascii="Segoe UI Emoji" w:hAnsi="Segoe UI Emoji" w:cs="Segoe UI Emoji"/>
        </w:rPr>
        <w:lastRenderedPageBreak/>
        <w:t>⚠️</w:t>
      </w:r>
      <w:r w:rsidRPr="003C70CE">
        <w:t xml:space="preserve"> Notes:</w:t>
      </w:r>
      <w:hyperlink r:id="rId89" w:anchor="notes" w:tooltip="Permanent link" w:history="1">
        <w:r w:rsidRPr="003C70CE">
          <w:rPr>
            <w:rStyle w:val="Hyperlink"/>
          </w:rPr>
          <w:t>¶</w:t>
        </w:r>
      </w:hyperlink>
    </w:p>
    <w:p w14:paraId="784EA285" w14:textId="77777777" w:rsidR="003C70CE" w:rsidRPr="003C70CE" w:rsidRDefault="003C70CE" w:rsidP="003C70CE">
      <w:pPr>
        <w:numPr>
          <w:ilvl w:val="0"/>
          <w:numId w:val="21"/>
        </w:numPr>
      </w:pPr>
      <w:r w:rsidRPr="003C70CE">
        <w:t>Mailgun silently removed the "pay-as-you-go" tier from the pricing page, but it still exists.</w:t>
      </w:r>
    </w:p>
    <w:p w14:paraId="7BBDCA77" w14:textId="77777777" w:rsidR="003C70CE" w:rsidRPr="003C70CE" w:rsidRDefault="003C70CE" w:rsidP="003C70CE">
      <w:pPr>
        <w:numPr>
          <w:ilvl w:val="0"/>
          <w:numId w:val="21"/>
        </w:numPr>
      </w:pPr>
      <w:r w:rsidRPr="003C70CE">
        <w:rPr>
          <w:rFonts w:ascii="Segoe UI Emoji" w:hAnsi="Segoe UI Emoji" w:cs="Segoe UI Emoji"/>
        </w:rPr>
        <w:t>💡</w:t>
      </w:r>
      <w:r w:rsidRPr="003C70CE">
        <w:t xml:space="preserve"> Tip: Start with the $35 trial and cancel it.</w:t>
      </w:r>
    </w:p>
    <w:p w14:paraId="3B0D24B4" w14:textId="77777777" w:rsidR="003C70CE" w:rsidRPr="003C70CE" w:rsidRDefault="003C70CE" w:rsidP="003C70CE">
      <w:pPr>
        <w:numPr>
          <w:ilvl w:val="0"/>
          <w:numId w:val="21"/>
        </w:numPr>
      </w:pPr>
      <w:r w:rsidRPr="003C70CE">
        <w:rPr>
          <w:rFonts w:ascii="Segoe UI Emoji" w:hAnsi="Segoe UI Emoji" w:cs="Segoe UI Emoji"/>
        </w:rPr>
        <w:t>🔄</w:t>
      </w:r>
      <w:r w:rsidRPr="003C70CE">
        <w:t xml:space="preserve"> Result: You’ll be downgraded to the free “pay-as-you-go” tier automatically.</w:t>
      </w:r>
    </w:p>
    <w:p w14:paraId="0245CF68" w14:textId="77777777" w:rsidR="003C70CE" w:rsidRPr="003C70CE" w:rsidRDefault="003C70CE" w:rsidP="003C70CE">
      <w:pPr>
        <w:numPr>
          <w:ilvl w:val="0"/>
          <w:numId w:val="21"/>
        </w:numPr>
      </w:pPr>
      <w:r w:rsidRPr="003C70CE">
        <w:rPr>
          <w:rFonts w:ascii="Segoe UI Emoji" w:hAnsi="Segoe UI Emoji" w:cs="Segoe UI Emoji"/>
        </w:rPr>
        <w:t>💰</w:t>
      </w:r>
      <w:r w:rsidRPr="003C70CE">
        <w:t xml:space="preserve"> Cost: If you send fewer than 1,000 emails per month, it’s only $1/month.</w:t>
      </w:r>
    </w:p>
    <w:p w14:paraId="4B327D3B" w14:textId="77777777" w:rsidR="003C70CE" w:rsidRPr="003C70CE" w:rsidRDefault="00FC53F0" w:rsidP="003C70CE">
      <w:r>
        <w:pict w14:anchorId="0484F07F">
          <v:rect id="_x0000_i1052" style="width:0;height:1.5pt" o:hralign="center" o:hrstd="t" o:hr="t" fillcolor="#a0a0a0" stroked="f"/>
        </w:pict>
      </w:r>
    </w:p>
    <w:p w14:paraId="6AFB1FF8" w14:textId="77777777" w:rsidR="003C70CE" w:rsidRPr="003C70CE" w:rsidRDefault="003C70CE" w:rsidP="003C70CE">
      <w:r w:rsidRPr="003C70CE">
        <w:rPr>
          <w:rFonts w:ascii="Segoe UI Emoji" w:hAnsi="Segoe UI Emoji" w:cs="Segoe UI Emoji"/>
        </w:rPr>
        <w:t>⚙️</w:t>
      </w:r>
      <w:r w:rsidRPr="003C70CE">
        <w:t xml:space="preserve"> Setup</w:t>
      </w:r>
      <w:hyperlink r:id="rId90" w:anchor="setup" w:tooltip="Permanent link" w:history="1">
        <w:r w:rsidRPr="003C70CE">
          <w:rPr>
            <w:rStyle w:val="Hyperlink"/>
          </w:rPr>
          <w:t>¶</w:t>
        </w:r>
      </w:hyperlink>
    </w:p>
    <w:p w14:paraId="3F064E47" w14:textId="77777777" w:rsidR="003C70CE" w:rsidRPr="003C70CE" w:rsidRDefault="003C70CE" w:rsidP="003C70CE">
      <w:r w:rsidRPr="003C70CE">
        <w:t>1️</w:t>
      </w:r>
      <w:r w:rsidRPr="003C70CE">
        <w:rPr>
          <w:rFonts w:ascii="Segoe UI Symbol" w:hAnsi="Segoe UI Symbol" w:cs="Segoe UI Symbol"/>
        </w:rPr>
        <w:t>⃣</w:t>
      </w:r>
      <w:r w:rsidRPr="003C70CE">
        <w:t xml:space="preserve"> Create a new Mailgun account.</w:t>
      </w:r>
      <w:r w:rsidRPr="003C70CE">
        <w:br/>
        <w:t>2️</w:t>
      </w:r>
      <w:r w:rsidRPr="003C70CE">
        <w:rPr>
          <w:rFonts w:ascii="Segoe UI Symbol" w:hAnsi="Segoe UI Symbol" w:cs="Segoe UI Symbol"/>
        </w:rPr>
        <w:t>⃣</w:t>
      </w:r>
      <w:r w:rsidRPr="003C70CE">
        <w:t xml:space="preserve"> Under [Sending], go to [Domains] → [+ Add Domain]</w:t>
      </w:r>
      <w:r w:rsidRPr="003C70CE">
        <w:br/>
        <w:t xml:space="preserve">- </w:t>
      </w:r>
      <w:r w:rsidRPr="003C70CE">
        <w:rPr>
          <w:rFonts w:ascii="Segoe UI Emoji" w:hAnsi="Segoe UI Emoji" w:cs="Segoe UI Emoji"/>
        </w:rPr>
        <w:t>🌐</w:t>
      </w:r>
      <w:r w:rsidRPr="003C70CE">
        <w:t xml:space="preserve"> Recommended: Use a subdomain like mail.yourdomain.com.</w:t>
      </w:r>
    </w:p>
    <w:p w14:paraId="6FF5C3E5" w14:textId="77777777" w:rsidR="003C70CE" w:rsidRPr="003C70CE" w:rsidRDefault="003C70CE" w:rsidP="003C70CE">
      <w:r w:rsidRPr="003C70CE">
        <w:t>3️</w:t>
      </w:r>
      <w:r w:rsidRPr="003C70CE">
        <w:rPr>
          <w:rFonts w:ascii="Segoe UI Symbol" w:hAnsi="Segoe UI Symbol" w:cs="Segoe UI Symbol"/>
        </w:rPr>
        <w:t>⃣</w:t>
      </w:r>
      <w:r w:rsidRPr="003C70CE">
        <w:t xml:space="preserve"> If using the EU region:</w:t>
      </w:r>
      <w:r w:rsidRPr="003C70CE">
        <w:br/>
        <w:t>- Add the following in libs/mailgun.js:</w:t>
      </w:r>
    </w:p>
    <w:p w14:paraId="42691AAF" w14:textId="77777777" w:rsidR="003C70CE" w:rsidRPr="003C70CE" w:rsidRDefault="003C70CE" w:rsidP="003C70CE">
      <w:r w:rsidRPr="003C70CE">
        <w:t>url: "https://api.eu.mailgun.net/"</w:t>
      </w:r>
    </w:p>
    <w:p w14:paraId="55317407" w14:textId="77777777" w:rsidR="003C70CE" w:rsidRPr="003C70CE" w:rsidRDefault="003C70CE" w:rsidP="003C70CE">
      <w:r w:rsidRPr="003C70CE">
        <w:t>````</w:t>
      </w:r>
    </w:p>
    <w:p w14:paraId="653D232E" w14:textId="77777777" w:rsidR="003C70CE" w:rsidRPr="003C70CE" w:rsidRDefault="003C70CE" w:rsidP="003C70CE"/>
    <w:p w14:paraId="757B9877" w14:textId="77777777" w:rsidR="003C70CE" w:rsidRPr="003C70CE" w:rsidRDefault="003C70CE" w:rsidP="003C70CE">
      <w:r w:rsidRPr="003C70CE">
        <w:t>4️</w:t>
      </w:r>
      <w:r w:rsidRPr="003C70CE">
        <w:rPr>
          <w:rFonts w:ascii="Segoe UI Symbol" w:hAnsi="Segoe UI Symbol" w:cs="Segoe UI Symbol"/>
        </w:rPr>
        <w:t>⃣</w:t>
      </w:r>
      <w:r w:rsidRPr="003C70CE">
        <w:t xml:space="preserve"> Complete all DNS verification steps</w:t>
      </w:r>
    </w:p>
    <w:p w14:paraId="2194F7A1" w14:textId="77777777" w:rsidR="003C70CE" w:rsidRPr="003C70CE" w:rsidRDefault="003C70CE" w:rsidP="003C70CE"/>
    <w:p w14:paraId="6AECB2A1" w14:textId="77777777" w:rsidR="003C70CE" w:rsidRPr="003C70CE" w:rsidRDefault="003C70CE" w:rsidP="003C70CE">
      <w:r w:rsidRPr="003C70CE">
        <w:t xml:space="preserve">* </w:t>
      </w:r>
      <w:r w:rsidRPr="003C70CE">
        <w:rPr>
          <w:rFonts w:ascii="Segoe UI Emoji" w:hAnsi="Segoe UI Emoji" w:cs="Segoe UI Emoji"/>
        </w:rPr>
        <w:t>🌍</w:t>
      </w:r>
      <w:r w:rsidRPr="003C70CE">
        <w:t xml:space="preserve"> If using a subdomain, make sure your DNS records are updated.</w:t>
      </w:r>
    </w:p>
    <w:p w14:paraId="158DADD9" w14:textId="77777777" w:rsidR="003C70CE" w:rsidRPr="003C70CE" w:rsidRDefault="003C70CE" w:rsidP="003C70CE"/>
    <w:p w14:paraId="77530BE9" w14:textId="77777777" w:rsidR="003C70CE" w:rsidRPr="003C70CE" w:rsidRDefault="003C70CE" w:rsidP="003C70CE">
      <w:r w:rsidRPr="003C70CE">
        <w:t>5️</w:t>
      </w:r>
      <w:r w:rsidRPr="003C70CE">
        <w:rPr>
          <w:rFonts w:ascii="Segoe UI Symbol" w:hAnsi="Segoe UI Symbol" w:cs="Segoe UI Symbol"/>
        </w:rPr>
        <w:t>⃣</w:t>
      </w:r>
      <w:r w:rsidRPr="003C70CE">
        <w:t xml:space="preserve"> Add an additional DMARC record to improve deliverability:</w:t>
      </w:r>
    </w:p>
    <w:p w14:paraId="47FCDEAF" w14:textId="77777777" w:rsidR="003C70CE" w:rsidRPr="003C70CE" w:rsidRDefault="003C70CE" w:rsidP="003C70CE">
      <w:r w:rsidRPr="003C70CE">
        <w:t>TXT | _dmarc.mail.yourdomain.com | v=DMARC1; p=none</w:t>
      </w:r>
    </w:p>
    <w:p w14:paraId="4AF7AEEC" w14:textId="77777777" w:rsidR="003C70CE" w:rsidRPr="003C70CE" w:rsidRDefault="003C70CE" w:rsidP="003C70CE">
      <w:r w:rsidRPr="003C70CE">
        <w:t>6️</w:t>
      </w:r>
      <w:r w:rsidRPr="003C70CE">
        <w:rPr>
          <w:rFonts w:ascii="Segoe UI Symbol" w:hAnsi="Segoe UI Symbol" w:cs="Segoe UI Symbol"/>
        </w:rPr>
        <w:t>⃣</w:t>
      </w:r>
      <w:r w:rsidRPr="003C70CE">
        <w:t xml:space="preserve"> SMTP Setup:</w:t>
      </w:r>
    </w:p>
    <w:p w14:paraId="1AFE7B4A" w14:textId="77777777" w:rsidR="003C70CE" w:rsidRPr="003C70CE" w:rsidRDefault="003C70CE" w:rsidP="003C70CE"/>
    <w:p w14:paraId="2FCC7A69" w14:textId="77777777" w:rsidR="003C70CE" w:rsidRPr="003C70CE" w:rsidRDefault="003C70CE" w:rsidP="003C70CE">
      <w:r w:rsidRPr="003C70CE">
        <w:t>* Go to \[Domain Settings] → \[SMTP Credentials] → \[Reset Password]</w:t>
      </w:r>
    </w:p>
    <w:p w14:paraId="5280CE48" w14:textId="77777777" w:rsidR="003C70CE" w:rsidRPr="003C70CE" w:rsidRDefault="003C70CE" w:rsidP="003C70CE">
      <w:r w:rsidRPr="003C70CE">
        <w:t>* Choose \[Automatic] → \[Create Password]</w:t>
      </w:r>
    </w:p>
    <w:p w14:paraId="32768C94" w14:textId="77777777" w:rsidR="003C70CE" w:rsidRPr="003C70CE" w:rsidRDefault="003C70CE" w:rsidP="003C70CE">
      <w:r w:rsidRPr="003C70CE">
        <w:lastRenderedPageBreak/>
        <w:t>* Click \[Copy] in the bottom-right of the popup</w:t>
      </w:r>
    </w:p>
    <w:p w14:paraId="08FBDD3D" w14:textId="77777777" w:rsidR="003C70CE" w:rsidRPr="003C70CE" w:rsidRDefault="003C70CE" w:rsidP="003C70CE">
      <w:r w:rsidRPr="003C70CE">
        <w:t xml:space="preserve">* </w:t>
      </w:r>
      <w:r w:rsidRPr="003C70CE">
        <w:rPr>
          <w:rFonts w:ascii="Segoe UI Emoji" w:hAnsi="Segoe UI Emoji" w:cs="Segoe UI Emoji"/>
        </w:rPr>
        <w:t>📂</w:t>
      </w:r>
      <w:r w:rsidRPr="003C70CE">
        <w:t xml:space="preserve"> In `.env.local`, set:</w:t>
      </w:r>
    </w:p>
    <w:p w14:paraId="41632DF9" w14:textId="77777777" w:rsidR="003C70CE" w:rsidRPr="003C70CE" w:rsidRDefault="003C70CE" w:rsidP="003C70CE"/>
    <w:p w14:paraId="14E787DF" w14:textId="77777777" w:rsidR="003C70CE" w:rsidRPr="003C70CE" w:rsidRDefault="003C70CE" w:rsidP="003C70CE">
      <w:r w:rsidRPr="003C70CE">
        <w:t>```bash</w:t>
      </w:r>
    </w:p>
    <w:p w14:paraId="11542465" w14:textId="77777777" w:rsidR="003C70CE" w:rsidRPr="003C70CE" w:rsidRDefault="003C70CE" w:rsidP="003C70CE">
      <w:r w:rsidRPr="003C70CE">
        <w:t>smtp://postmaster@[mail.yourdomain.com]:[copied_password]@smtp.mailgun.org:587</w:t>
      </w:r>
    </w:p>
    <w:p w14:paraId="6404FAE0" w14:textId="77777777" w:rsidR="003C70CE" w:rsidRPr="003C70CE" w:rsidRDefault="003C70CE" w:rsidP="003C70CE">
      <w:r w:rsidRPr="003C70CE">
        <w:t>7️</w:t>
      </w:r>
      <w:r w:rsidRPr="003C70CE">
        <w:rPr>
          <w:rFonts w:ascii="Segoe UI Symbol" w:hAnsi="Segoe UI Symbol" w:cs="Segoe UI Symbol"/>
        </w:rPr>
        <w:t>⃣</w:t>
      </w:r>
      <w:r w:rsidRPr="003C70CE">
        <w:t xml:space="preserve"> API Key Setup:</w:t>
      </w:r>
    </w:p>
    <w:p w14:paraId="2E194874" w14:textId="77777777" w:rsidR="003C70CE" w:rsidRPr="003C70CE" w:rsidRDefault="003C70CE" w:rsidP="003C70CE">
      <w:pPr>
        <w:numPr>
          <w:ilvl w:val="0"/>
          <w:numId w:val="22"/>
        </w:numPr>
      </w:pPr>
      <w:r w:rsidRPr="003C70CE">
        <w:t>Under [Sending API Keys], click [Create sending key]</w:t>
      </w:r>
    </w:p>
    <w:p w14:paraId="1AFD6542" w14:textId="77777777" w:rsidR="003C70CE" w:rsidRPr="003C70CE" w:rsidRDefault="003C70CE" w:rsidP="003C70CE">
      <w:pPr>
        <w:numPr>
          <w:ilvl w:val="0"/>
          <w:numId w:val="22"/>
        </w:numPr>
      </w:pPr>
      <w:r w:rsidRPr="003C70CE">
        <w:t>Add to .env.local as MAILGUN_API_KEY</w:t>
      </w:r>
    </w:p>
    <w:p w14:paraId="062243A9" w14:textId="77777777" w:rsidR="003C70CE" w:rsidRPr="003C70CE" w:rsidRDefault="003C70CE" w:rsidP="003C70CE">
      <w:r w:rsidRPr="003C70CE">
        <w:t>8️</w:t>
      </w:r>
      <w:r w:rsidRPr="003C70CE">
        <w:rPr>
          <w:rFonts w:ascii="Segoe UI Symbol" w:hAnsi="Segoe UI Symbol" w:cs="Segoe UI Symbol"/>
        </w:rPr>
        <w:t>⃣</w:t>
      </w:r>
      <w:r w:rsidRPr="003C70CE">
        <w:t xml:space="preserve"> Update config.js:</w:t>
      </w:r>
    </w:p>
    <w:p w14:paraId="6B8A6416" w14:textId="77777777" w:rsidR="003C70CE" w:rsidRPr="003C70CE" w:rsidRDefault="003C70CE" w:rsidP="003C70CE">
      <w:r w:rsidRPr="003C70CE">
        <w:t>mailgun: {</w:t>
      </w:r>
    </w:p>
    <w:p w14:paraId="372E9AF3" w14:textId="77777777" w:rsidR="003C70CE" w:rsidRPr="003C70CE" w:rsidRDefault="003C70CE" w:rsidP="003C70CE">
      <w:r w:rsidRPr="003C70CE">
        <w:t xml:space="preserve">  subdomain: "mg",</w:t>
      </w:r>
    </w:p>
    <w:p w14:paraId="11FB38F7" w14:textId="77777777" w:rsidR="003C70CE" w:rsidRPr="003C70CE" w:rsidRDefault="003C70CE" w:rsidP="003C70CE">
      <w:r w:rsidRPr="003C70CE">
        <w:t xml:space="preserve">  fromNoReply: `SaaSFast &lt;noreply@mg.SaaSfa.st&gt;`,</w:t>
      </w:r>
    </w:p>
    <w:p w14:paraId="6DC529A7" w14:textId="77777777" w:rsidR="003C70CE" w:rsidRPr="003C70CE" w:rsidRDefault="003C70CE" w:rsidP="003C70CE">
      <w:r w:rsidRPr="003C70CE">
        <w:t xml:space="preserve">  fromAdmin: `Marc at SaaSFast &lt;marc@mg.SaaSfa.st&gt;`,</w:t>
      </w:r>
    </w:p>
    <w:p w14:paraId="3FDBE846" w14:textId="77777777" w:rsidR="003C70CE" w:rsidRPr="003C70CE" w:rsidRDefault="003C70CE" w:rsidP="003C70CE">
      <w:r w:rsidRPr="003C70CE">
        <w:t xml:space="preserve">  supportEmail: "marc@mg.SaaSfa.st",</w:t>
      </w:r>
    </w:p>
    <w:p w14:paraId="726AA1F7" w14:textId="77777777" w:rsidR="003C70CE" w:rsidRPr="003C70CE" w:rsidRDefault="003C70CE" w:rsidP="003C70CE">
      <w:r w:rsidRPr="003C70CE">
        <w:t xml:space="preserve">  forwardRepliesTo: "marc.louvion@gmail.com",</w:t>
      </w:r>
    </w:p>
    <w:p w14:paraId="7FD46714" w14:textId="77777777" w:rsidR="003C70CE" w:rsidRPr="003C70CE" w:rsidRDefault="003C70CE" w:rsidP="003C70CE">
      <w:r w:rsidRPr="003C70CE">
        <w:t>}</w:t>
      </w:r>
    </w:p>
    <w:p w14:paraId="12836F44" w14:textId="77777777" w:rsidR="003C70CE" w:rsidRPr="003C70CE" w:rsidRDefault="003C70CE" w:rsidP="003C70CE">
      <w:r w:rsidRPr="003C70CE">
        <w:t>9️</w:t>
      </w:r>
      <w:r w:rsidRPr="003C70CE">
        <w:rPr>
          <w:rFonts w:ascii="Segoe UI Symbol" w:hAnsi="Segoe UI Symbol" w:cs="Segoe UI Symbol"/>
        </w:rPr>
        <w:t>⃣</w:t>
      </w:r>
      <w:r w:rsidRPr="003C70CE">
        <w:t xml:space="preserve"> TypeScript Config (optional): In types/config.ts, add:</w:t>
      </w:r>
    </w:p>
    <w:p w14:paraId="57504710" w14:textId="77777777" w:rsidR="003C70CE" w:rsidRPr="003C70CE" w:rsidRDefault="003C70CE" w:rsidP="003C70CE">
      <w:r w:rsidRPr="003C70CE">
        <w:t>mailgun: {</w:t>
      </w:r>
    </w:p>
    <w:p w14:paraId="3DC315F7" w14:textId="77777777" w:rsidR="003C70CE" w:rsidRPr="003C70CE" w:rsidRDefault="003C70CE" w:rsidP="003C70CE">
      <w:r w:rsidRPr="003C70CE">
        <w:t xml:space="preserve">  subdomain: string;</w:t>
      </w:r>
    </w:p>
    <w:p w14:paraId="002E86D1" w14:textId="77777777" w:rsidR="003C70CE" w:rsidRPr="003C70CE" w:rsidRDefault="003C70CE" w:rsidP="003C70CE">
      <w:r w:rsidRPr="003C70CE">
        <w:t xml:space="preserve">  fromNoReply: string;</w:t>
      </w:r>
    </w:p>
    <w:p w14:paraId="13F6AA7D" w14:textId="77777777" w:rsidR="003C70CE" w:rsidRPr="003C70CE" w:rsidRDefault="003C70CE" w:rsidP="003C70CE">
      <w:r w:rsidRPr="003C70CE">
        <w:t xml:space="preserve">  fromAdmin: string;</w:t>
      </w:r>
    </w:p>
    <w:p w14:paraId="78F7377A" w14:textId="77777777" w:rsidR="003C70CE" w:rsidRPr="003C70CE" w:rsidRDefault="003C70CE" w:rsidP="003C70CE">
      <w:r w:rsidRPr="003C70CE">
        <w:t xml:space="preserve">  supportEmail?: string;</w:t>
      </w:r>
    </w:p>
    <w:p w14:paraId="3F184920" w14:textId="77777777" w:rsidR="003C70CE" w:rsidRPr="003C70CE" w:rsidRDefault="003C70CE" w:rsidP="003C70CE">
      <w:r w:rsidRPr="003C70CE">
        <w:t xml:space="preserve">  forwardRepliesTo?: string;</w:t>
      </w:r>
    </w:p>
    <w:p w14:paraId="21BA1BC8" w14:textId="77777777" w:rsidR="003C70CE" w:rsidRPr="003C70CE" w:rsidRDefault="003C70CE" w:rsidP="003C70CE">
      <w:r w:rsidRPr="003C70CE">
        <w:t>};</w:t>
      </w:r>
    </w:p>
    <w:p w14:paraId="7BC8823F" w14:textId="77777777" w:rsidR="003C70CE" w:rsidRPr="003C70CE" w:rsidRDefault="00FC53F0" w:rsidP="003C70CE">
      <w:r>
        <w:pict w14:anchorId="7B0AE145">
          <v:rect id="_x0000_i1053" style="width:0;height:1.5pt" o:hralign="center" o:hrstd="t" o:hr="t" fillcolor="#a0a0a0" stroked="f"/>
        </w:pict>
      </w:r>
    </w:p>
    <w:p w14:paraId="5639ACBD" w14:textId="77777777" w:rsidR="003C70CE" w:rsidRPr="003C70CE" w:rsidRDefault="003C70CE" w:rsidP="003C70CE">
      <w:r w:rsidRPr="003C70CE">
        <w:rPr>
          <w:rFonts w:ascii="Segoe UI Emoji" w:hAnsi="Segoe UI Emoji" w:cs="Segoe UI Emoji"/>
        </w:rPr>
        <w:lastRenderedPageBreak/>
        <w:t>🗃️</w:t>
      </w:r>
      <w:r w:rsidRPr="003C70CE">
        <w:t xml:space="preserve"> Mailgun Library Setup</w:t>
      </w:r>
      <w:hyperlink r:id="rId91" w:anchor="mailgun-library-setup" w:tooltip="Permanent link" w:history="1">
        <w:r w:rsidRPr="003C70CE">
          <w:rPr>
            <w:rStyle w:val="Hyperlink"/>
          </w:rPr>
          <w:t>¶</w:t>
        </w:r>
      </w:hyperlink>
    </w:p>
    <w:p w14:paraId="7DA4A041" w14:textId="77777777" w:rsidR="003C70CE" w:rsidRPr="003C70CE" w:rsidRDefault="003C70CE" w:rsidP="003C70CE">
      <w:r w:rsidRPr="003C70CE">
        <w:rPr>
          <w:rFonts w:ascii="Segoe UI Emoji" w:hAnsi="Segoe UI Emoji" w:cs="Segoe UI Emoji"/>
        </w:rPr>
        <w:t>🔟</w:t>
      </w:r>
      <w:r w:rsidRPr="003C70CE">
        <w:t xml:space="preserve"> Create libs/mailgun.js with:</w:t>
      </w:r>
    </w:p>
    <w:p w14:paraId="2FA4D666" w14:textId="77777777" w:rsidR="003C70CE" w:rsidRPr="003C70CE" w:rsidRDefault="003C70CE" w:rsidP="003C70CE">
      <w:r w:rsidRPr="003C70CE">
        <w:t>import config from "@/config";</w:t>
      </w:r>
    </w:p>
    <w:p w14:paraId="61C1D966" w14:textId="77777777" w:rsidR="003C70CE" w:rsidRPr="003C70CE" w:rsidRDefault="003C70CE" w:rsidP="003C70CE">
      <w:r w:rsidRPr="003C70CE">
        <w:t>const formData = require("form-data");</w:t>
      </w:r>
    </w:p>
    <w:p w14:paraId="64BE0FCB" w14:textId="77777777" w:rsidR="003C70CE" w:rsidRPr="003C70CE" w:rsidRDefault="003C70CE" w:rsidP="003C70CE">
      <w:r w:rsidRPr="003C70CE">
        <w:t>const Mailgun = require("mailgun.js");</w:t>
      </w:r>
    </w:p>
    <w:p w14:paraId="6A70D49B" w14:textId="77777777" w:rsidR="003C70CE" w:rsidRPr="003C70CE" w:rsidRDefault="003C70CE" w:rsidP="003C70CE">
      <w:r w:rsidRPr="003C70CE">
        <w:t>const mailgun = new Mailgun(formData);</w:t>
      </w:r>
    </w:p>
    <w:p w14:paraId="059933CD" w14:textId="77777777" w:rsidR="003C70CE" w:rsidRPr="003C70CE" w:rsidRDefault="003C70CE" w:rsidP="003C70CE"/>
    <w:p w14:paraId="6164EBC1" w14:textId="77777777" w:rsidR="003C70CE" w:rsidRPr="003C70CE" w:rsidRDefault="003C70CE" w:rsidP="003C70CE">
      <w:r w:rsidRPr="003C70CE">
        <w:t>const mg = mailgun.client({</w:t>
      </w:r>
    </w:p>
    <w:p w14:paraId="77B5325D" w14:textId="77777777" w:rsidR="003C70CE" w:rsidRPr="003C70CE" w:rsidRDefault="003C70CE" w:rsidP="003C70CE">
      <w:r w:rsidRPr="003C70CE">
        <w:t xml:space="preserve">  username: "api",</w:t>
      </w:r>
    </w:p>
    <w:p w14:paraId="7D59FF29" w14:textId="77777777" w:rsidR="003C70CE" w:rsidRPr="003C70CE" w:rsidRDefault="003C70CE" w:rsidP="003C70CE">
      <w:r w:rsidRPr="003C70CE">
        <w:t xml:space="preserve">  key: process.env.MAILGUN_API_KEY || "dummy",</w:t>
      </w:r>
    </w:p>
    <w:p w14:paraId="009EBEF6" w14:textId="77777777" w:rsidR="003C70CE" w:rsidRPr="003C70CE" w:rsidRDefault="003C70CE" w:rsidP="003C70CE">
      <w:r w:rsidRPr="003C70CE">
        <w:t>});</w:t>
      </w:r>
    </w:p>
    <w:p w14:paraId="6510889B" w14:textId="77777777" w:rsidR="003C70CE" w:rsidRPr="003C70CE" w:rsidRDefault="003C70CE" w:rsidP="003C70CE"/>
    <w:p w14:paraId="465586B7" w14:textId="77777777" w:rsidR="003C70CE" w:rsidRPr="003C70CE" w:rsidRDefault="003C70CE" w:rsidP="003C70CE">
      <w:r w:rsidRPr="003C70CE">
        <w:t>export const sendEmail = async ({ to, subject, text, html, replyTo }) =&gt; {</w:t>
      </w:r>
    </w:p>
    <w:p w14:paraId="5A1DE8B4" w14:textId="77777777" w:rsidR="003C70CE" w:rsidRPr="003C70CE" w:rsidRDefault="003C70CE" w:rsidP="003C70CE">
      <w:r w:rsidRPr="003C70CE">
        <w:t xml:space="preserve">  const data = {</w:t>
      </w:r>
    </w:p>
    <w:p w14:paraId="48753382" w14:textId="77777777" w:rsidR="003C70CE" w:rsidRPr="003C70CE" w:rsidRDefault="003C70CE" w:rsidP="003C70CE">
      <w:r w:rsidRPr="003C70CE">
        <w:t xml:space="preserve">    from: config.mailgun.fromAdmin,</w:t>
      </w:r>
    </w:p>
    <w:p w14:paraId="5345CE34" w14:textId="77777777" w:rsidR="003C70CE" w:rsidRPr="003C70CE" w:rsidRDefault="003C70CE" w:rsidP="003C70CE">
      <w:r w:rsidRPr="003C70CE">
        <w:t xml:space="preserve">    to: [to],</w:t>
      </w:r>
    </w:p>
    <w:p w14:paraId="380481C6" w14:textId="77777777" w:rsidR="003C70CE" w:rsidRPr="003C70CE" w:rsidRDefault="003C70CE" w:rsidP="003C70CE">
      <w:r w:rsidRPr="003C70CE">
        <w:t xml:space="preserve">    subject,</w:t>
      </w:r>
    </w:p>
    <w:p w14:paraId="1FF35D73" w14:textId="77777777" w:rsidR="003C70CE" w:rsidRPr="003C70CE" w:rsidRDefault="003C70CE" w:rsidP="003C70CE">
      <w:r w:rsidRPr="003C70CE">
        <w:t xml:space="preserve">    text,</w:t>
      </w:r>
    </w:p>
    <w:p w14:paraId="5654DA6B" w14:textId="77777777" w:rsidR="003C70CE" w:rsidRPr="003C70CE" w:rsidRDefault="003C70CE" w:rsidP="003C70CE">
      <w:r w:rsidRPr="003C70CE">
        <w:t xml:space="preserve">    html,</w:t>
      </w:r>
    </w:p>
    <w:p w14:paraId="104C2C51" w14:textId="77777777" w:rsidR="003C70CE" w:rsidRPr="003C70CE" w:rsidRDefault="003C70CE" w:rsidP="003C70CE">
      <w:r w:rsidRPr="003C70CE">
        <w:t xml:space="preserve">    ...(replyTo &amp;&amp; { "h:Reply-To": replyTo }),</w:t>
      </w:r>
    </w:p>
    <w:p w14:paraId="554CD30D" w14:textId="77777777" w:rsidR="003C70CE" w:rsidRPr="003C70CE" w:rsidRDefault="003C70CE" w:rsidP="003C70CE">
      <w:r w:rsidRPr="003C70CE">
        <w:t xml:space="preserve">  };</w:t>
      </w:r>
    </w:p>
    <w:p w14:paraId="7F497954" w14:textId="77777777" w:rsidR="003C70CE" w:rsidRPr="003C70CE" w:rsidRDefault="003C70CE" w:rsidP="003C70CE"/>
    <w:p w14:paraId="40C08307" w14:textId="77777777" w:rsidR="003C70CE" w:rsidRPr="003C70CE" w:rsidRDefault="003C70CE" w:rsidP="003C70CE">
      <w:r w:rsidRPr="003C70CE">
        <w:t xml:space="preserve">  await mg.messages.create(</w:t>
      </w:r>
    </w:p>
    <w:p w14:paraId="346F7298" w14:textId="77777777" w:rsidR="003C70CE" w:rsidRPr="003C70CE" w:rsidRDefault="003C70CE" w:rsidP="003C70CE">
      <w:r w:rsidRPr="003C70CE">
        <w:t xml:space="preserve">    (config.mailgun.subdomain ? `${config.mailgun.subdomain}.` : "") + config.domainName,</w:t>
      </w:r>
    </w:p>
    <w:p w14:paraId="328BFCE6" w14:textId="77777777" w:rsidR="003C70CE" w:rsidRPr="003C70CE" w:rsidRDefault="003C70CE" w:rsidP="003C70CE">
      <w:r w:rsidRPr="003C70CE">
        <w:t xml:space="preserve">    data</w:t>
      </w:r>
    </w:p>
    <w:p w14:paraId="3F71C890" w14:textId="77777777" w:rsidR="003C70CE" w:rsidRPr="003C70CE" w:rsidRDefault="003C70CE" w:rsidP="003C70CE">
      <w:r w:rsidRPr="003C70CE">
        <w:lastRenderedPageBreak/>
        <w:t xml:space="preserve">  );</w:t>
      </w:r>
    </w:p>
    <w:p w14:paraId="0B282152" w14:textId="77777777" w:rsidR="003C70CE" w:rsidRPr="003C70CE" w:rsidRDefault="003C70CE" w:rsidP="003C70CE">
      <w:r w:rsidRPr="003C70CE">
        <w:t>};</w:t>
      </w:r>
    </w:p>
    <w:p w14:paraId="1D92F493" w14:textId="77777777" w:rsidR="003C70CE" w:rsidRPr="003C70CE" w:rsidRDefault="00FC53F0" w:rsidP="003C70CE">
      <w:r>
        <w:pict w14:anchorId="6B71098D">
          <v:rect id="_x0000_i1054" style="width:0;height:1.5pt" o:hralign="center" o:hrstd="t" o:hr="t" fillcolor="#a0a0a0" stroked="f"/>
        </w:pict>
      </w:r>
    </w:p>
    <w:p w14:paraId="29BD5E35" w14:textId="77777777" w:rsidR="003C70CE" w:rsidRPr="003C70CE" w:rsidRDefault="003C70CE" w:rsidP="003C70CE">
      <w:r w:rsidRPr="003C70CE">
        <w:t>11️</w:t>
      </w:r>
      <w:r w:rsidRPr="003C70CE">
        <w:rPr>
          <w:rFonts w:ascii="Segoe UI Symbol" w:hAnsi="Segoe UI Symbol" w:cs="Segoe UI Symbol"/>
        </w:rPr>
        <w:t>⃣</w:t>
      </w:r>
      <w:r w:rsidRPr="003C70CE">
        <w:t xml:space="preserve"> Update EmailProvider in libs/next-auth.js:</w:t>
      </w:r>
    </w:p>
    <w:p w14:paraId="60D3D093" w14:textId="77777777" w:rsidR="003C70CE" w:rsidRPr="003C70CE" w:rsidRDefault="003C70CE" w:rsidP="003C70CE">
      <w:r w:rsidRPr="003C70CE">
        <w:t>EmailProvider({</w:t>
      </w:r>
    </w:p>
    <w:p w14:paraId="38F56F85" w14:textId="77777777" w:rsidR="003C70CE" w:rsidRPr="003C70CE" w:rsidRDefault="003C70CE" w:rsidP="003C70CE">
      <w:r w:rsidRPr="003C70CE">
        <w:t xml:space="preserve">  server: process.env.EMAIL_SERVER,</w:t>
      </w:r>
    </w:p>
    <w:p w14:paraId="3AC40C2C" w14:textId="77777777" w:rsidR="003C70CE" w:rsidRPr="003C70CE" w:rsidRDefault="003C70CE" w:rsidP="003C70CE">
      <w:r w:rsidRPr="003C70CE">
        <w:t xml:space="preserve">  from: config.mailgun.fromNoReply,</w:t>
      </w:r>
    </w:p>
    <w:p w14:paraId="0E13B912" w14:textId="77777777" w:rsidR="003C70CE" w:rsidRPr="003C70CE" w:rsidRDefault="003C70CE" w:rsidP="003C70CE">
      <w:r w:rsidRPr="003C70CE">
        <w:t>}),</w:t>
      </w:r>
    </w:p>
    <w:p w14:paraId="25AFAD26" w14:textId="77777777" w:rsidR="003C70CE" w:rsidRPr="003C70CE" w:rsidRDefault="003C70CE" w:rsidP="003C70CE">
      <w:r w:rsidRPr="003C70CE">
        <w:t>12️</w:t>
      </w:r>
      <w:r w:rsidRPr="003C70CE">
        <w:rPr>
          <w:rFonts w:ascii="Segoe UI Symbol" w:hAnsi="Segoe UI Symbol" w:cs="Segoe UI Symbol"/>
        </w:rPr>
        <w:t>⃣</w:t>
      </w:r>
      <w:r w:rsidRPr="003C70CE">
        <w:t xml:space="preserve"> Replace all config.resend with config.mailgun, and libs/resend with libs/mailgun across your codebase.</w:t>
      </w:r>
    </w:p>
    <w:p w14:paraId="5F925AD4" w14:textId="77777777" w:rsidR="003C70CE" w:rsidRPr="003C70CE" w:rsidRDefault="00FC53F0" w:rsidP="003C70CE">
      <w:r>
        <w:pict w14:anchorId="6A885F3B">
          <v:rect id="_x0000_i1055" style="width:0;height:1.5pt" o:hralign="center" o:hrstd="t" o:hr="t" fillcolor="#a0a0a0" stroked="f"/>
        </w:pict>
      </w:r>
    </w:p>
    <w:p w14:paraId="0CB3508F" w14:textId="77777777" w:rsidR="003C70CE" w:rsidRPr="003C70CE" w:rsidRDefault="003C70CE" w:rsidP="003C70CE">
      <w:r w:rsidRPr="003C70CE">
        <w:rPr>
          <w:rFonts w:ascii="Segoe UI Emoji" w:hAnsi="Segoe UI Emoji" w:cs="Segoe UI Emoji"/>
        </w:rPr>
        <w:t>📧</w:t>
      </w:r>
      <w:r w:rsidRPr="003C70CE">
        <w:t xml:space="preserve"> Receiving Emails</w:t>
      </w:r>
      <w:hyperlink r:id="rId92" w:anchor="receiving-emails" w:tooltip="Permanent link" w:history="1">
        <w:r w:rsidRPr="003C70CE">
          <w:rPr>
            <w:rStyle w:val="Hyperlink"/>
          </w:rPr>
          <w:t>¶</w:t>
        </w:r>
      </w:hyperlink>
    </w:p>
    <w:p w14:paraId="562633BF" w14:textId="77777777" w:rsidR="003C70CE" w:rsidRPr="003C70CE" w:rsidRDefault="003C70CE" w:rsidP="003C70CE">
      <w:r w:rsidRPr="003C70CE">
        <w:t>13️</w:t>
      </w:r>
      <w:r w:rsidRPr="003C70CE">
        <w:rPr>
          <w:rFonts w:ascii="Segoe UI Symbol" w:hAnsi="Segoe UI Symbol" w:cs="Segoe UI Symbol"/>
        </w:rPr>
        <w:t>⃣</w:t>
      </w:r>
      <w:r w:rsidRPr="003C70CE">
        <w:t xml:space="preserve"> Go to [Receiving] → [Create Route]:</w:t>
      </w:r>
    </w:p>
    <w:p w14:paraId="129C1043" w14:textId="77777777" w:rsidR="003C70CE" w:rsidRPr="003C70CE" w:rsidRDefault="003C70CE" w:rsidP="003C70CE">
      <w:pPr>
        <w:numPr>
          <w:ilvl w:val="0"/>
          <w:numId w:val="23"/>
        </w:numPr>
      </w:pPr>
      <w:r w:rsidRPr="003C70CE">
        <w:t>Choose [Match Recipient]</w:t>
      </w:r>
    </w:p>
    <w:p w14:paraId="0828A712" w14:textId="77777777" w:rsidR="003C70CE" w:rsidRPr="003C70CE" w:rsidRDefault="003C70CE" w:rsidP="003C70CE">
      <w:pPr>
        <w:numPr>
          <w:ilvl w:val="0"/>
          <w:numId w:val="23"/>
        </w:numPr>
      </w:pPr>
      <w:r w:rsidRPr="003C70CE">
        <w:t>Add the email address you'll send from (e.g. name@mail.yourdomain.com)</w:t>
      </w:r>
    </w:p>
    <w:p w14:paraId="1A9E1104" w14:textId="77777777" w:rsidR="003C70CE" w:rsidRPr="003C70CE" w:rsidRDefault="003C70CE" w:rsidP="003C70CE">
      <w:pPr>
        <w:numPr>
          <w:ilvl w:val="0"/>
          <w:numId w:val="23"/>
        </w:numPr>
      </w:pPr>
      <w:r w:rsidRPr="003C70CE">
        <w:t>Forward to:</w:t>
      </w:r>
    </w:p>
    <w:p w14:paraId="3CFF9820" w14:textId="77777777" w:rsidR="003C70CE" w:rsidRPr="003C70CE" w:rsidRDefault="003C70CE" w:rsidP="003C70CE">
      <w:r w:rsidRPr="003C70CE">
        <w:t>https://[your-domain].com/api/webhook/mailgun</w:t>
      </w:r>
    </w:p>
    <w:p w14:paraId="347BDD04" w14:textId="77777777" w:rsidR="003C70CE" w:rsidRPr="003C70CE" w:rsidRDefault="003C70CE" w:rsidP="003C70CE">
      <w:pPr>
        <w:numPr>
          <w:ilvl w:val="0"/>
          <w:numId w:val="24"/>
        </w:numPr>
      </w:pPr>
      <w:r w:rsidRPr="003C70CE">
        <w:t>Click [Create Route]</w:t>
      </w:r>
    </w:p>
    <w:p w14:paraId="0EDAB0AE" w14:textId="77777777" w:rsidR="003C70CE" w:rsidRPr="003C70CE" w:rsidRDefault="003C70CE" w:rsidP="003C70CE">
      <w:r w:rsidRPr="003C70CE">
        <w:t>14️</w:t>
      </w:r>
      <w:r w:rsidRPr="003C70CE">
        <w:rPr>
          <w:rFonts w:ascii="Segoe UI Symbol" w:hAnsi="Segoe UI Symbol" w:cs="Segoe UI Symbol"/>
        </w:rPr>
        <w:t>⃣</w:t>
      </w:r>
      <w:r w:rsidRPr="003C70CE">
        <w:t xml:space="preserve"> Webhook Setup:</w:t>
      </w:r>
    </w:p>
    <w:p w14:paraId="76B8CEF6" w14:textId="77777777" w:rsidR="003C70CE" w:rsidRPr="003C70CE" w:rsidRDefault="003C70CE" w:rsidP="003C70CE">
      <w:pPr>
        <w:numPr>
          <w:ilvl w:val="0"/>
          <w:numId w:val="25"/>
        </w:numPr>
      </w:pPr>
      <w:r w:rsidRPr="003C70CE">
        <w:t>Go to [Sending] → [Webhooks]</w:t>
      </w:r>
    </w:p>
    <w:p w14:paraId="2AE8A5B6" w14:textId="77777777" w:rsidR="003C70CE" w:rsidRPr="003C70CE" w:rsidRDefault="003C70CE" w:rsidP="003C70CE">
      <w:pPr>
        <w:numPr>
          <w:ilvl w:val="0"/>
          <w:numId w:val="25"/>
        </w:numPr>
      </w:pPr>
      <w:r w:rsidRPr="003C70CE">
        <w:t>Copy the HTTP Webhook Signing Key</w:t>
      </w:r>
    </w:p>
    <w:p w14:paraId="3A29F1C9" w14:textId="77777777" w:rsidR="003C70CE" w:rsidRPr="003C70CE" w:rsidRDefault="003C70CE" w:rsidP="003C70CE">
      <w:pPr>
        <w:numPr>
          <w:ilvl w:val="0"/>
          <w:numId w:val="25"/>
        </w:numPr>
      </w:pPr>
      <w:r w:rsidRPr="003C70CE">
        <w:t>Add to .env.local as MAILGUN_SIGNING_KEY</w:t>
      </w:r>
    </w:p>
    <w:p w14:paraId="762D8E79" w14:textId="77777777" w:rsidR="003C70CE" w:rsidRPr="003C70CE" w:rsidRDefault="003C70CE" w:rsidP="003C70CE">
      <w:r w:rsidRPr="003C70CE">
        <w:t>15️</w:t>
      </w:r>
      <w:r w:rsidRPr="003C70CE">
        <w:rPr>
          <w:rFonts w:ascii="Segoe UI Symbol" w:hAnsi="Segoe UI Symbol" w:cs="Segoe UI Symbol"/>
        </w:rPr>
        <w:t>⃣</w:t>
      </w:r>
      <w:r w:rsidRPr="003C70CE">
        <w:t xml:space="preserve"> Add a forwarding email (e.g., your Gmail) to mailgun.forwardRepliesTo in config.js.</w:t>
      </w:r>
    </w:p>
    <w:p w14:paraId="4CBFABB9" w14:textId="77777777" w:rsidR="003C70CE" w:rsidRPr="003C70CE" w:rsidRDefault="00FC53F0" w:rsidP="003C70CE">
      <w:r>
        <w:pict w14:anchorId="0CBA41C3">
          <v:rect id="_x0000_i1056" style="width:0;height:1.5pt" o:hralign="center" o:hrstd="t" o:hr="t" fillcolor="#a0a0a0" stroked="f"/>
        </w:pict>
      </w:r>
    </w:p>
    <w:p w14:paraId="702BA41B" w14:textId="77777777" w:rsidR="003C70CE" w:rsidRPr="003C70CE" w:rsidRDefault="003C70CE" w:rsidP="003C70CE">
      <w:r w:rsidRPr="003C70CE">
        <w:rPr>
          <w:rFonts w:ascii="Segoe UI Emoji" w:hAnsi="Segoe UI Emoji" w:cs="Segoe UI Emoji"/>
        </w:rPr>
        <w:t>🗂️</w:t>
      </w:r>
      <w:r w:rsidRPr="003C70CE">
        <w:t xml:space="preserve"> Create Mailgun Webhook Route</w:t>
      </w:r>
      <w:hyperlink r:id="rId93" w:anchor="create-mailgun-webhook-route" w:tooltip="Permanent link" w:history="1">
        <w:r w:rsidRPr="003C70CE">
          <w:rPr>
            <w:rStyle w:val="Hyperlink"/>
          </w:rPr>
          <w:t>¶</w:t>
        </w:r>
      </w:hyperlink>
    </w:p>
    <w:p w14:paraId="5543A016" w14:textId="77777777" w:rsidR="003C70CE" w:rsidRPr="003C70CE" w:rsidRDefault="003C70CE" w:rsidP="003C70CE">
      <w:r w:rsidRPr="003C70CE">
        <w:t>16️</w:t>
      </w:r>
      <w:r w:rsidRPr="003C70CE">
        <w:rPr>
          <w:rFonts w:ascii="Segoe UI Symbol" w:hAnsi="Segoe UI Symbol" w:cs="Segoe UI Symbol"/>
        </w:rPr>
        <w:t>⃣</w:t>
      </w:r>
      <w:r w:rsidRPr="003C70CE">
        <w:t xml:space="preserve"> Create app/api/webhook/mailgun/route.js:</w:t>
      </w:r>
    </w:p>
    <w:p w14:paraId="1E6144A2" w14:textId="77777777" w:rsidR="003C70CE" w:rsidRPr="003C70CE" w:rsidRDefault="003C70CE" w:rsidP="003C70CE">
      <w:r w:rsidRPr="003C70CE">
        <w:lastRenderedPageBreak/>
        <w:t>import { NextResponse } from "next/server";</w:t>
      </w:r>
    </w:p>
    <w:p w14:paraId="1492D01F" w14:textId="77777777" w:rsidR="003C70CE" w:rsidRPr="003C70CE" w:rsidRDefault="003C70CE" w:rsidP="003C70CE">
      <w:r w:rsidRPr="003C70CE">
        <w:t>import { sendEmail } from "@/libs/mailgun";</w:t>
      </w:r>
    </w:p>
    <w:p w14:paraId="5F4703DC" w14:textId="77777777" w:rsidR="003C70CE" w:rsidRPr="003C70CE" w:rsidRDefault="003C70CE" w:rsidP="003C70CE">
      <w:r w:rsidRPr="003C70CE">
        <w:t>import config from "@/config";</w:t>
      </w:r>
    </w:p>
    <w:p w14:paraId="426BFD84" w14:textId="77777777" w:rsidR="003C70CE" w:rsidRPr="003C70CE" w:rsidRDefault="003C70CE" w:rsidP="003C70CE">
      <w:r w:rsidRPr="003C70CE">
        <w:t>import crypto from "crypto";</w:t>
      </w:r>
    </w:p>
    <w:p w14:paraId="43E98EB0" w14:textId="77777777" w:rsidR="003C70CE" w:rsidRPr="003C70CE" w:rsidRDefault="003C70CE" w:rsidP="003C70CE"/>
    <w:p w14:paraId="7213D8B1" w14:textId="77777777" w:rsidR="003C70CE" w:rsidRPr="003C70CE" w:rsidRDefault="003C70CE" w:rsidP="003C70CE">
      <w:r w:rsidRPr="003C70CE">
        <w:t>export async function POST(req) {</w:t>
      </w:r>
    </w:p>
    <w:p w14:paraId="7E6CE792" w14:textId="77777777" w:rsidR="003C70CE" w:rsidRPr="003C70CE" w:rsidRDefault="003C70CE" w:rsidP="003C70CE">
      <w:r w:rsidRPr="003C70CE">
        <w:t xml:space="preserve">  try {</w:t>
      </w:r>
    </w:p>
    <w:p w14:paraId="32FCD42F" w14:textId="77777777" w:rsidR="003C70CE" w:rsidRPr="003C70CE" w:rsidRDefault="003C70CE" w:rsidP="003C70CE">
      <w:r w:rsidRPr="003C70CE">
        <w:t xml:space="preserve">    const formData = await req.formData();</w:t>
      </w:r>
    </w:p>
    <w:p w14:paraId="2864EA90" w14:textId="77777777" w:rsidR="003C70CE" w:rsidRPr="003C70CE" w:rsidRDefault="003C70CE" w:rsidP="003C70CE">
      <w:r w:rsidRPr="003C70CE">
        <w:t xml:space="preserve">    const signingKey = process.env.MAILGUN_SIGNING_KEY;</w:t>
      </w:r>
    </w:p>
    <w:p w14:paraId="428767D6" w14:textId="77777777" w:rsidR="003C70CE" w:rsidRPr="003C70CE" w:rsidRDefault="003C70CE" w:rsidP="003C70CE">
      <w:r w:rsidRPr="003C70CE">
        <w:t xml:space="preserve">    const timestamp = formData.get("timestamp").toString();</w:t>
      </w:r>
    </w:p>
    <w:p w14:paraId="5FA74832" w14:textId="77777777" w:rsidR="003C70CE" w:rsidRPr="003C70CE" w:rsidRDefault="003C70CE" w:rsidP="003C70CE">
      <w:r w:rsidRPr="003C70CE">
        <w:t xml:space="preserve">    const token = formData.get("token").toString();</w:t>
      </w:r>
    </w:p>
    <w:p w14:paraId="2F897CA2" w14:textId="77777777" w:rsidR="003C70CE" w:rsidRPr="003C70CE" w:rsidRDefault="003C70CE" w:rsidP="003C70CE">
      <w:r w:rsidRPr="003C70CE">
        <w:t xml:space="preserve">    const signature = formData.get("signature").toString();</w:t>
      </w:r>
    </w:p>
    <w:p w14:paraId="487F1DDB" w14:textId="77777777" w:rsidR="003C70CE" w:rsidRPr="003C70CE" w:rsidRDefault="003C70CE" w:rsidP="003C70CE"/>
    <w:p w14:paraId="4FA92D94" w14:textId="77777777" w:rsidR="003C70CE" w:rsidRPr="003C70CE" w:rsidRDefault="003C70CE" w:rsidP="003C70CE">
      <w:r w:rsidRPr="003C70CE">
        <w:t xml:space="preserve">    const hash = crypto.createHmac("sha256", signingKey)</w:t>
      </w:r>
    </w:p>
    <w:p w14:paraId="28466A7F" w14:textId="77777777" w:rsidR="003C70CE" w:rsidRPr="003C70CE" w:rsidRDefault="003C70CE" w:rsidP="003C70CE">
      <w:r w:rsidRPr="003C70CE">
        <w:t xml:space="preserve">      .update(timestamp + token)</w:t>
      </w:r>
    </w:p>
    <w:p w14:paraId="30705AE9" w14:textId="77777777" w:rsidR="003C70CE" w:rsidRPr="003C70CE" w:rsidRDefault="003C70CE" w:rsidP="003C70CE">
      <w:r w:rsidRPr="003C70CE">
        <w:t xml:space="preserve">      .digest("hex");</w:t>
      </w:r>
    </w:p>
    <w:p w14:paraId="615C6F24" w14:textId="77777777" w:rsidR="003C70CE" w:rsidRPr="003C70CE" w:rsidRDefault="003C70CE" w:rsidP="003C70CE"/>
    <w:p w14:paraId="32209165" w14:textId="77777777" w:rsidR="003C70CE" w:rsidRPr="003C70CE" w:rsidRDefault="003C70CE" w:rsidP="003C70CE">
      <w:r w:rsidRPr="003C70CE">
        <w:t xml:space="preserve">    if (hash !== signature) {</w:t>
      </w:r>
    </w:p>
    <w:p w14:paraId="267696F3" w14:textId="77777777" w:rsidR="003C70CE" w:rsidRPr="003C70CE" w:rsidRDefault="003C70CE" w:rsidP="003C70CE">
      <w:r w:rsidRPr="003C70CE">
        <w:t xml:space="preserve">      return NextResponse.json({ error: "Invalid signature" }, { status: 401 });</w:t>
      </w:r>
    </w:p>
    <w:p w14:paraId="2E89B827" w14:textId="77777777" w:rsidR="003C70CE" w:rsidRPr="003C70CE" w:rsidRDefault="003C70CE" w:rsidP="003C70CE">
      <w:r w:rsidRPr="003C70CE">
        <w:t xml:space="preserve">    }</w:t>
      </w:r>
    </w:p>
    <w:p w14:paraId="746A7BC5" w14:textId="77777777" w:rsidR="003C70CE" w:rsidRPr="003C70CE" w:rsidRDefault="003C70CE" w:rsidP="003C70CE"/>
    <w:p w14:paraId="341B18F9" w14:textId="77777777" w:rsidR="003C70CE" w:rsidRPr="003C70CE" w:rsidRDefault="003C70CE" w:rsidP="003C70CE">
      <w:r w:rsidRPr="003C70CE">
        <w:t xml:space="preserve">    const sender = formData.get("From");</w:t>
      </w:r>
    </w:p>
    <w:p w14:paraId="0E99CB39" w14:textId="77777777" w:rsidR="003C70CE" w:rsidRPr="003C70CE" w:rsidRDefault="003C70CE" w:rsidP="003C70CE">
      <w:r w:rsidRPr="003C70CE">
        <w:t xml:space="preserve">    const subject = formData.get("Subject");</w:t>
      </w:r>
    </w:p>
    <w:p w14:paraId="3D15F71D" w14:textId="77777777" w:rsidR="003C70CE" w:rsidRPr="003C70CE" w:rsidRDefault="003C70CE" w:rsidP="003C70CE">
      <w:r w:rsidRPr="003C70CE">
        <w:t xml:space="preserve">    const html = formData.get("body-html");</w:t>
      </w:r>
    </w:p>
    <w:p w14:paraId="0EB5F03A" w14:textId="77777777" w:rsidR="003C70CE" w:rsidRPr="003C70CE" w:rsidRDefault="003C70CE" w:rsidP="003C70CE"/>
    <w:p w14:paraId="74CD88A1" w14:textId="77777777" w:rsidR="003C70CE" w:rsidRPr="003C70CE" w:rsidRDefault="003C70CE" w:rsidP="003C70CE">
      <w:r w:rsidRPr="003C70CE">
        <w:t xml:space="preserve">    if (config.mailgun.forwardRepliesTo &amp;&amp; html &amp;&amp; subject &amp;&amp; sender) {</w:t>
      </w:r>
    </w:p>
    <w:p w14:paraId="0BFF8519" w14:textId="77777777" w:rsidR="003C70CE" w:rsidRPr="003C70CE" w:rsidRDefault="003C70CE" w:rsidP="003C70CE">
      <w:r w:rsidRPr="003C70CE">
        <w:lastRenderedPageBreak/>
        <w:t xml:space="preserve">      await sendEmail({</w:t>
      </w:r>
    </w:p>
    <w:p w14:paraId="64A1C641" w14:textId="77777777" w:rsidR="003C70CE" w:rsidRPr="003C70CE" w:rsidRDefault="003C70CE" w:rsidP="003C70CE">
      <w:r w:rsidRPr="003C70CE">
        <w:t xml:space="preserve">        to: config.mailgun.forwardRepliesTo,</w:t>
      </w:r>
    </w:p>
    <w:p w14:paraId="2D3F91F8" w14:textId="77777777" w:rsidR="003C70CE" w:rsidRPr="003C70CE" w:rsidRDefault="003C70CE" w:rsidP="003C70CE">
      <w:r w:rsidRPr="003C70CE">
        <w:t xml:space="preserve">        subject: `${config?.appName} | ${subject}`,</w:t>
      </w:r>
    </w:p>
    <w:p w14:paraId="7ACF8F36" w14:textId="77777777" w:rsidR="003C70CE" w:rsidRPr="003C70CE" w:rsidRDefault="003C70CE" w:rsidP="003C70CE">
      <w:r w:rsidRPr="003C70CE">
        <w:t xml:space="preserve">        html: `&lt;div&gt;&lt;p&gt;&lt;b&gt;- Subject:&lt;/b&gt; ${subject}&lt;/p&gt;&lt;p&gt;&lt;b&gt;- From:&lt;/b&gt; ${sender}&lt;/p&gt;&lt;p&gt;&lt;b&gt;- Content:&lt;/b&gt;&lt;/p&gt;&lt;div&gt;${html}&lt;/div&gt;&lt;/div&gt;`,</w:t>
      </w:r>
    </w:p>
    <w:p w14:paraId="07B60CB2" w14:textId="77777777" w:rsidR="003C70CE" w:rsidRPr="003C70CE" w:rsidRDefault="003C70CE" w:rsidP="003C70CE">
      <w:r w:rsidRPr="003C70CE">
        <w:t xml:space="preserve">        replyTo: sender,</w:t>
      </w:r>
    </w:p>
    <w:p w14:paraId="6E11C8BA" w14:textId="77777777" w:rsidR="003C70CE" w:rsidRPr="003C70CE" w:rsidRDefault="003C70CE" w:rsidP="003C70CE">
      <w:r w:rsidRPr="003C70CE">
        <w:t xml:space="preserve">      });</w:t>
      </w:r>
    </w:p>
    <w:p w14:paraId="3B4E6D06" w14:textId="77777777" w:rsidR="003C70CE" w:rsidRPr="003C70CE" w:rsidRDefault="003C70CE" w:rsidP="003C70CE">
      <w:r w:rsidRPr="003C70CE">
        <w:t xml:space="preserve">    }</w:t>
      </w:r>
    </w:p>
    <w:p w14:paraId="4AB956EC" w14:textId="77777777" w:rsidR="003C70CE" w:rsidRPr="003C70CE" w:rsidRDefault="003C70CE" w:rsidP="003C70CE"/>
    <w:p w14:paraId="43486A1C" w14:textId="77777777" w:rsidR="003C70CE" w:rsidRPr="003C70CE" w:rsidRDefault="003C70CE" w:rsidP="003C70CE">
      <w:r w:rsidRPr="003C70CE">
        <w:t xml:space="preserve">    return NextResponse.json({});</w:t>
      </w:r>
    </w:p>
    <w:p w14:paraId="4C1B8DDC" w14:textId="77777777" w:rsidR="003C70CE" w:rsidRPr="003C70CE" w:rsidRDefault="003C70CE" w:rsidP="003C70CE">
      <w:r w:rsidRPr="003C70CE">
        <w:t xml:space="preserve">  } catch (e) {</w:t>
      </w:r>
    </w:p>
    <w:p w14:paraId="581E1B05" w14:textId="77777777" w:rsidR="003C70CE" w:rsidRPr="003C70CE" w:rsidRDefault="003C70CE" w:rsidP="003C70CE">
      <w:r w:rsidRPr="003C70CE">
        <w:t xml:space="preserve">    console.error(e?.message);</w:t>
      </w:r>
    </w:p>
    <w:p w14:paraId="15FF7073" w14:textId="77777777" w:rsidR="003C70CE" w:rsidRPr="003C70CE" w:rsidRDefault="003C70CE" w:rsidP="003C70CE">
      <w:r w:rsidRPr="003C70CE">
        <w:t xml:space="preserve">    return NextResponse.json({ error: e?.message }, { status: 500 });</w:t>
      </w:r>
    </w:p>
    <w:p w14:paraId="0389B942" w14:textId="77777777" w:rsidR="003C70CE" w:rsidRPr="003C70CE" w:rsidRDefault="003C70CE" w:rsidP="003C70CE">
      <w:r w:rsidRPr="003C70CE">
        <w:t xml:space="preserve">  }</w:t>
      </w:r>
    </w:p>
    <w:p w14:paraId="5594C568" w14:textId="77777777" w:rsidR="003C70CE" w:rsidRPr="003C70CE" w:rsidRDefault="003C70CE" w:rsidP="003C70CE">
      <w:r w:rsidRPr="003C70CE">
        <w:t>}</w:t>
      </w:r>
    </w:p>
    <w:p w14:paraId="47661BF8" w14:textId="77777777" w:rsidR="003C70CE" w:rsidRPr="003C70CE" w:rsidRDefault="00FC53F0" w:rsidP="003C70CE">
      <w:r>
        <w:pict w14:anchorId="60799BD2">
          <v:rect id="_x0000_i1057" style="width:0;height:1.5pt" o:hralign="center" o:hrstd="t" o:hr="t" fillcolor="#a0a0a0" stroked="f"/>
        </w:pict>
      </w:r>
    </w:p>
    <w:p w14:paraId="334BD63B" w14:textId="77777777" w:rsidR="003C70CE" w:rsidRPr="003C70CE" w:rsidRDefault="003C70CE" w:rsidP="003C70CE">
      <w:r w:rsidRPr="003C70CE">
        <w:rPr>
          <w:rFonts w:ascii="Segoe UI Emoji" w:hAnsi="Segoe UI Emoji" w:cs="Segoe UI Emoji"/>
        </w:rPr>
        <w:t>🔄</w:t>
      </w:r>
      <w:r w:rsidRPr="003C70CE">
        <w:t xml:space="preserve"> DNS Records Check</w:t>
      </w:r>
      <w:hyperlink r:id="rId94" w:anchor="dns-records-check" w:tooltip="Permanent link" w:history="1">
        <w:r w:rsidRPr="003C70CE">
          <w:rPr>
            <w:rStyle w:val="Hyperlink"/>
          </w:rPr>
          <w:t>¶</w:t>
        </w:r>
      </w:hyperlink>
    </w:p>
    <w:p w14:paraId="7F6666CD" w14:textId="77777777" w:rsidR="003C70CE" w:rsidRPr="003C70CE" w:rsidRDefault="003C70CE" w:rsidP="003C70CE">
      <w:r w:rsidRPr="003C70CE">
        <w:t>Check DNS record validity using </w:t>
      </w:r>
      <w:r w:rsidRPr="003C70CE">
        <w:rPr>
          <w:b/>
          <w:bCs/>
        </w:rPr>
        <w:t>MxToolbox</w:t>
      </w:r>
      <w:r w:rsidRPr="003C70CE">
        <w:t> (enter the subdomain if applicable).</w:t>
      </w:r>
    </w:p>
    <w:p w14:paraId="1682D0B8" w14:textId="77777777" w:rsidR="003C70CE" w:rsidRPr="003C70CE" w:rsidRDefault="00FC53F0" w:rsidP="003C70CE">
      <w:r>
        <w:pict w14:anchorId="345BBA28">
          <v:rect id="_x0000_i1058" style="width:0;height:1.5pt" o:hralign="center" o:hrstd="t" o:hr="t" fillcolor="#a0a0a0" stroked="f"/>
        </w:pict>
      </w:r>
    </w:p>
    <w:p w14:paraId="338DDB44" w14:textId="77777777" w:rsidR="003C70CE" w:rsidRPr="003C70CE" w:rsidRDefault="003C70CE" w:rsidP="003C70CE">
      <w:r w:rsidRPr="003C70CE">
        <w:rPr>
          <w:rFonts w:ascii="Segoe UI Emoji" w:hAnsi="Segoe UI Emoji" w:cs="Segoe UI Emoji"/>
        </w:rPr>
        <w:t>✉️</w:t>
      </w:r>
      <w:r w:rsidRPr="003C70CE">
        <w:t xml:space="preserve"> Sending Emails</w:t>
      </w:r>
      <w:hyperlink r:id="rId95" w:anchor="sending-emails" w:tooltip="Permanent link" w:history="1">
        <w:r w:rsidRPr="003C70CE">
          <w:rPr>
            <w:rStyle w:val="Hyperlink"/>
          </w:rPr>
          <w:t>¶</w:t>
        </w:r>
      </w:hyperlink>
    </w:p>
    <w:p w14:paraId="642190EC" w14:textId="77777777" w:rsidR="003C70CE" w:rsidRPr="003C70CE" w:rsidRDefault="003C70CE" w:rsidP="003C70CE">
      <w:pPr>
        <w:numPr>
          <w:ilvl w:val="0"/>
          <w:numId w:val="26"/>
        </w:numPr>
      </w:pPr>
      <w:r w:rsidRPr="003C70CE">
        <w:rPr>
          <w:b/>
          <w:bCs/>
        </w:rPr>
        <w:t>SMTP</w:t>
      </w:r>
    </w:p>
    <w:p w14:paraId="76C1AA0A" w14:textId="77777777" w:rsidR="003C70CE" w:rsidRPr="003C70CE" w:rsidRDefault="003C70CE" w:rsidP="003C70CE">
      <w:pPr>
        <w:numPr>
          <w:ilvl w:val="0"/>
          <w:numId w:val="26"/>
        </w:numPr>
      </w:pPr>
      <w:r w:rsidRPr="003C70CE">
        <w:t>Used for sending magic login links.</w:t>
      </w:r>
    </w:p>
    <w:p w14:paraId="7EA52895" w14:textId="77777777" w:rsidR="003C70CE" w:rsidRPr="003C70CE" w:rsidRDefault="003C70CE" w:rsidP="003C70CE">
      <w:pPr>
        <w:numPr>
          <w:ilvl w:val="0"/>
          <w:numId w:val="26"/>
        </w:numPr>
      </w:pPr>
      <w:r w:rsidRPr="003C70CE">
        <w:rPr>
          <w:b/>
          <w:bCs/>
        </w:rPr>
        <w:t>Mailgun API</w:t>
      </w:r>
    </w:p>
    <w:p w14:paraId="2112CC26" w14:textId="77777777" w:rsidR="003C70CE" w:rsidRPr="003C70CE" w:rsidRDefault="003C70CE" w:rsidP="003C70CE">
      <w:pPr>
        <w:numPr>
          <w:ilvl w:val="0"/>
          <w:numId w:val="26"/>
        </w:numPr>
      </w:pPr>
      <w:r w:rsidRPr="003C70CE">
        <w:t>Use sendEmail() in libs/mailgun.js for everything else.</w:t>
      </w:r>
    </w:p>
    <w:p w14:paraId="692E968F" w14:textId="77777777" w:rsidR="003C70CE" w:rsidRPr="003C70CE" w:rsidRDefault="00FC53F0" w:rsidP="003C70CE">
      <w:r>
        <w:pict w14:anchorId="3E015577">
          <v:rect id="_x0000_i1059" style="width:0;height:1.5pt" o:hralign="center" o:hrstd="t" o:hr="t" fillcolor="#a0a0a0" stroked="f"/>
        </w:pict>
      </w:r>
    </w:p>
    <w:p w14:paraId="3B52D41A" w14:textId="77777777" w:rsidR="003C70CE" w:rsidRPr="003C70CE" w:rsidRDefault="003C70CE" w:rsidP="003C70CE">
      <w:r w:rsidRPr="003C70CE">
        <w:rPr>
          <w:rFonts w:ascii="Segoe UI Emoji" w:hAnsi="Segoe UI Emoji" w:cs="Segoe UI Emoji"/>
        </w:rPr>
        <w:t>📥</w:t>
      </w:r>
      <w:r w:rsidRPr="003C70CE">
        <w:t xml:space="preserve"> Receiving Emails</w:t>
      </w:r>
      <w:hyperlink r:id="rId96" w:anchor="receiving-emails_1" w:tooltip="Permanent link" w:history="1">
        <w:r w:rsidRPr="003C70CE">
          <w:rPr>
            <w:rStyle w:val="Hyperlink"/>
          </w:rPr>
          <w:t>¶</w:t>
        </w:r>
      </w:hyperlink>
    </w:p>
    <w:p w14:paraId="739FAF5A" w14:textId="77777777" w:rsidR="003C70CE" w:rsidRPr="003C70CE" w:rsidRDefault="003C70CE" w:rsidP="003C70CE">
      <w:pPr>
        <w:numPr>
          <w:ilvl w:val="0"/>
          <w:numId w:val="27"/>
        </w:numPr>
      </w:pPr>
      <w:r w:rsidRPr="003C70CE">
        <w:rPr>
          <w:rFonts w:ascii="Segoe UI Emoji" w:hAnsi="Segoe UI Emoji" w:cs="Segoe UI Emoji"/>
        </w:rPr>
        <w:lastRenderedPageBreak/>
        <w:t>🚫</w:t>
      </w:r>
      <w:r w:rsidRPr="003C70CE">
        <w:t xml:space="preserve"> Mailgun does not store or forward emails by default.</w:t>
      </w:r>
    </w:p>
    <w:p w14:paraId="5016FB97" w14:textId="77777777" w:rsidR="003C70CE" w:rsidRPr="003C70CE" w:rsidRDefault="003C70CE" w:rsidP="003C70CE">
      <w:pPr>
        <w:numPr>
          <w:ilvl w:val="0"/>
          <w:numId w:val="27"/>
        </w:numPr>
      </w:pPr>
      <w:r w:rsidRPr="003C70CE">
        <w:t>That’s why we created a route to handle emails sent to mailgun.supportEmail from config.js and redirect them to your API.</w:t>
      </w:r>
    </w:p>
    <w:p w14:paraId="1CBEBF47" w14:textId="77777777" w:rsidR="003C70CE" w:rsidRPr="003C70CE" w:rsidRDefault="003C70CE" w:rsidP="003C70CE">
      <w:pPr>
        <w:numPr>
          <w:ilvl w:val="0"/>
          <w:numId w:val="27"/>
        </w:numPr>
      </w:pPr>
      <w:r w:rsidRPr="003C70CE">
        <w:rPr>
          <w:rFonts w:ascii="Segoe UI Emoji" w:hAnsi="Segoe UI Emoji" w:cs="Segoe UI Emoji"/>
        </w:rPr>
        <w:t>📧</w:t>
      </w:r>
      <w:r w:rsidRPr="003C70CE">
        <w:t xml:space="preserve"> Replies will automatically include the original sender in the reply-to field, so you can reply directly from your inbox.</w:t>
      </w:r>
    </w:p>
    <w:p w14:paraId="5CBCBE17" w14:textId="77777777" w:rsidR="003C70CE" w:rsidRPr="003C70CE" w:rsidRDefault="00FC53F0" w:rsidP="003C70CE">
      <w:r>
        <w:pict w14:anchorId="54389444">
          <v:rect id="_x0000_i1060" style="width:0;height:1.5pt" o:hralign="center" o:hrstd="t" o:hr="t" fillcolor="#a0a0a0" stroked="f"/>
        </w:pict>
      </w:r>
    </w:p>
    <w:p w14:paraId="4FD55424" w14:textId="77777777" w:rsidR="003C70CE" w:rsidRPr="003C70CE" w:rsidRDefault="003C70CE" w:rsidP="003C70CE">
      <w:r w:rsidRPr="003C70CE">
        <w:rPr>
          <w:rFonts w:ascii="Segoe UI Emoji" w:hAnsi="Segoe UI Emoji" w:cs="Segoe UI Emoji"/>
        </w:rPr>
        <w:t>✅</w:t>
      </w:r>
      <w:r w:rsidRPr="003C70CE">
        <w:t xml:space="preserve"> Spam Prevention Checklist</w:t>
      </w:r>
      <w:hyperlink r:id="rId97" w:anchor="spam-prevention-checklist" w:tooltip="Permanent link" w:history="1">
        <w:r w:rsidRPr="003C70CE">
          <w:rPr>
            <w:rStyle w:val="Hyperlink"/>
          </w:rPr>
          <w:t>¶</w:t>
        </w:r>
      </w:hyperlink>
    </w:p>
    <w:p w14:paraId="4609D679" w14:textId="77777777" w:rsidR="003C70CE" w:rsidRPr="003C70CE" w:rsidRDefault="003C70CE" w:rsidP="003C70CE">
      <w:r w:rsidRPr="003C70CE">
        <w:rPr>
          <w:rFonts w:ascii="Segoe UI Emoji" w:hAnsi="Segoe UI Emoji" w:cs="Segoe UI Emoji"/>
        </w:rPr>
        <w:t>📷</w:t>
      </w:r>
      <w:r w:rsidRPr="003C70CE">
        <w:t> </w:t>
      </w:r>
      <w:r w:rsidRPr="003C70CE">
        <w:rPr>
          <w:i/>
          <w:iCs/>
        </w:rPr>
        <w:t>There’s an image here</w:t>
      </w:r>
    </w:p>
    <w:p w14:paraId="10157121" w14:textId="77777777" w:rsidR="003C70CE" w:rsidRDefault="003C70CE" w:rsidP="003C70CE">
      <w:pPr>
        <w:pBdr>
          <w:bottom w:val="single" w:sz="6" w:space="1" w:color="auto"/>
        </w:pBdr>
      </w:pPr>
    </w:p>
    <w:p w14:paraId="4C948A73" w14:textId="77777777" w:rsidR="003C70CE" w:rsidRDefault="003C70CE" w:rsidP="003C70CE"/>
    <w:p w14:paraId="7E75EF95" w14:textId="10E02C19" w:rsidR="003C70CE" w:rsidRDefault="0058503A" w:rsidP="0058503A">
      <w:pPr>
        <w:pStyle w:val="ListParagraph"/>
        <w:numPr>
          <w:ilvl w:val="0"/>
          <w:numId w:val="9"/>
        </w:numPr>
      </w:pPr>
      <w:r>
        <w:t xml:space="preserve">Payment </w:t>
      </w:r>
    </w:p>
    <w:p w14:paraId="64D69EED" w14:textId="77777777" w:rsidR="0058503A" w:rsidRPr="0058503A" w:rsidRDefault="0058503A" w:rsidP="0058503A">
      <w:r w:rsidRPr="0058503A">
        <w:rPr>
          <w:rFonts w:ascii="Segoe UI Emoji" w:hAnsi="Segoe UI Emoji" w:cs="Segoe UI Emoji"/>
        </w:rPr>
        <w:t>💳</w:t>
      </w:r>
      <w:r w:rsidRPr="0058503A">
        <w:t xml:space="preserve"> Stripe Setup</w:t>
      </w:r>
      <w:hyperlink r:id="rId98" w:anchor="stripe-setup" w:tooltip="Permanent link" w:history="1">
        <w:r w:rsidRPr="0058503A">
          <w:rPr>
            <w:rStyle w:val="Hyperlink"/>
          </w:rPr>
          <w:t>¶</w:t>
        </w:r>
      </w:hyperlink>
    </w:p>
    <w:p w14:paraId="189BDB8B" w14:textId="71B5E224" w:rsidR="0058503A" w:rsidRPr="0058503A" w:rsidRDefault="0058503A" w:rsidP="0058503A">
      <w:r w:rsidRPr="0058503A">
        <w:rPr>
          <w:noProof/>
        </w:rPr>
        <w:lastRenderedPageBreak/>
        <w:drawing>
          <wp:inline distT="0" distB="0" distL="0" distR="0" wp14:anchorId="14937078" wp14:editId="20F4FDB6">
            <wp:extent cx="5943600" cy="5083810"/>
            <wp:effectExtent l="0" t="0" r="0" b="2540"/>
            <wp:docPr id="2124555360"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Alt Text"/>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5083810"/>
                    </a:xfrm>
                    <a:prstGeom prst="rect">
                      <a:avLst/>
                    </a:prstGeom>
                    <a:noFill/>
                    <a:ln>
                      <a:noFill/>
                    </a:ln>
                  </pic:spPr>
                </pic:pic>
              </a:graphicData>
            </a:graphic>
          </wp:inline>
        </w:drawing>
      </w:r>
      <w:hyperlink r:id="rId100" w:anchor="_1" w:tooltip="Permanent link" w:history="1">
        <w:r w:rsidRPr="0058503A">
          <w:rPr>
            <w:rStyle w:val="Hyperlink"/>
          </w:rPr>
          <w:t>¶</w:t>
        </w:r>
      </w:hyperlink>
    </w:p>
    <w:p w14:paraId="2E421720" w14:textId="77777777" w:rsidR="0058503A" w:rsidRPr="0058503A" w:rsidRDefault="00FC53F0" w:rsidP="0058503A">
      <w:r>
        <w:pict w14:anchorId="774E5C85">
          <v:rect id="_x0000_i1061" style="width:0;height:1.5pt" o:hralign="center" o:hrstd="t" o:hr="t" fillcolor="#a0a0a0" stroked="f"/>
        </w:pict>
      </w:r>
    </w:p>
    <w:p w14:paraId="387DDFDF" w14:textId="77777777" w:rsidR="0058503A" w:rsidRPr="0058503A" w:rsidRDefault="0058503A" w:rsidP="0058503A">
      <w:r w:rsidRPr="0058503A">
        <w:rPr>
          <w:rFonts w:ascii="Segoe UI Emoji" w:hAnsi="Segoe UI Emoji" w:cs="Segoe UI Emoji"/>
        </w:rPr>
        <w:t>⚙️</w:t>
      </w:r>
      <w:r w:rsidRPr="0058503A">
        <w:t xml:space="preserve"> Setup</w:t>
      </w:r>
      <w:hyperlink r:id="rId101" w:anchor="setup" w:tooltip="Permanent link" w:history="1">
        <w:r w:rsidRPr="0058503A">
          <w:rPr>
            <w:rStyle w:val="Hyperlink"/>
          </w:rPr>
          <w:t>¶</w:t>
        </w:r>
      </w:hyperlink>
    </w:p>
    <w:p w14:paraId="50023F29" w14:textId="77777777" w:rsidR="0058503A" w:rsidRPr="0058503A" w:rsidRDefault="0058503A" w:rsidP="0058503A">
      <w:r w:rsidRPr="0058503A">
        <w:t>1️</w:t>
      </w:r>
      <w:r w:rsidRPr="0058503A">
        <w:rPr>
          <w:rFonts w:ascii="Segoe UI Symbol" w:hAnsi="Segoe UI Symbol" w:cs="Segoe UI Symbol"/>
        </w:rPr>
        <w:t>⃣</w:t>
      </w:r>
      <w:r w:rsidRPr="0058503A">
        <w:t> </w:t>
      </w:r>
      <w:r w:rsidRPr="0058503A">
        <w:rPr>
          <w:b/>
          <w:bCs/>
        </w:rPr>
        <w:t>Create a new Stripe account and enable payments</w:t>
      </w:r>
      <w:r w:rsidRPr="0058503A">
        <w:br/>
        <w:t>- (I know, boring... see you soon!)</w:t>
      </w:r>
    </w:p>
    <w:p w14:paraId="013DD6E0" w14:textId="77777777" w:rsidR="0058503A" w:rsidRPr="0058503A" w:rsidRDefault="0058503A" w:rsidP="0058503A">
      <w:r w:rsidRPr="0058503A">
        <w:t>2️</w:t>
      </w:r>
      <w:r w:rsidRPr="0058503A">
        <w:rPr>
          <w:rFonts w:ascii="Segoe UI Symbol" w:hAnsi="Segoe UI Symbol" w:cs="Segoe UI Symbol"/>
        </w:rPr>
        <w:t>⃣</w:t>
      </w:r>
      <w:r w:rsidRPr="0058503A">
        <w:t> </w:t>
      </w:r>
      <w:r w:rsidRPr="0058503A">
        <w:rPr>
          <w:b/>
          <w:bCs/>
        </w:rPr>
        <w:t>Set your site information</w:t>
      </w:r>
      <w:r w:rsidRPr="0058503A">
        <w:br/>
        <w:t>- Go to </w:t>
      </w:r>
      <w:r w:rsidRPr="0058503A">
        <w:rPr>
          <w:b/>
          <w:bCs/>
        </w:rPr>
        <w:t>[Settings]</w:t>
      </w:r>
      <w:r w:rsidRPr="0058503A">
        <w:t> → </w:t>
      </w:r>
      <w:r w:rsidRPr="0058503A">
        <w:rPr>
          <w:b/>
          <w:bCs/>
        </w:rPr>
        <w:t>[Public Details]</w:t>
      </w:r>
      <w:r w:rsidRPr="0058503A">
        <w:t> and add your website URL.</w:t>
      </w:r>
    </w:p>
    <w:p w14:paraId="3C68EDB9" w14:textId="77777777" w:rsidR="0058503A" w:rsidRPr="0058503A" w:rsidRDefault="0058503A" w:rsidP="0058503A">
      <w:r w:rsidRPr="0058503A">
        <w:t>3️</w:t>
      </w:r>
      <w:r w:rsidRPr="0058503A">
        <w:rPr>
          <w:rFonts w:ascii="Segoe UI Symbol" w:hAnsi="Segoe UI Symbol" w:cs="Segoe UI Symbol"/>
        </w:rPr>
        <w:t>⃣</w:t>
      </w:r>
      <w:r w:rsidRPr="0058503A">
        <w:t> </w:t>
      </w:r>
      <w:r w:rsidRPr="0058503A">
        <w:rPr>
          <w:b/>
          <w:bCs/>
        </w:rPr>
        <w:t>Brand customization</w:t>
      </w:r>
      <w:r w:rsidRPr="0058503A">
        <w:br/>
        <w:t>- Go to </w:t>
      </w:r>
      <w:r w:rsidRPr="0058503A">
        <w:rPr>
          <w:b/>
          <w:bCs/>
        </w:rPr>
        <w:t>[Settings]</w:t>
      </w:r>
      <w:r w:rsidRPr="0058503A">
        <w:t> → </w:t>
      </w:r>
      <w:r w:rsidRPr="0058503A">
        <w:rPr>
          <w:b/>
          <w:bCs/>
        </w:rPr>
        <w:t>[Branding]</w:t>
      </w:r>
      <w:r w:rsidRPr="0058503A">
        <w:t> and add your logo and colors.</w:t>
      </w:r>
    </w:p>
    <w:p w14:paraId="20749B57" w14:textId="77777777" w:rsidR="0058503A" w:rsidRPr="0058503A" w:rsidRDefault="0058503A" w:rsidP="0058503A">
      <w:r w:rsidRPr="0058503A">
        <w:lastRenderedPageBreak/>
        <w:t>4️</w:t>
      </w:r>
      <w:r w:rsidRPr="0058503A">
        <w:rPr>
          <w:rFonts w:ascii="Segoe UI Symbol" w:hAnsi="Segoe UI Symbol" w:cs="Segoe UI Symbol"/>
        </w:rPr>
        <w:t>⃣</w:t>
      </w:r>
      <w:r w:rsidRPr="0058503A">
        <w:t> </w:t>
      </w:r>
      <w:r w:rsidRPr="0058503A">
        <w:rPr>
          <w:b/>
          <w:bCs/>
        </w:rPr>
        <w:t>Enable customer email notifications</w:t>
      </w:r>
      <w:r w:rsidRPr="0058503A">
        <w:br/>
        <w:t>- Under </w:t>
      </w:r>
      <w:r w:rsidRPr="0058503A">
        <w:rPr>
          <w:b/>
          <w:bCs/>
        </w:rPr>
        <w:t>[Settings]</w:t>
      </w:r>
      <w:r w:rsidRPr="0058503A">
        <w:t> → </w:t>
      </w:r>
      <w:r w:rsidRPr="0058503A">
        <w:rPr>
          <w:b/>
          <w:bCs/>
        </w:rPr>
        <w:t>[Customer Emails]</w:t>
      </w:r>
      <w:r w:rsidRPr="0058503A">
        <w:t>, enable successful payment and refund email notifications.</w:t>
      </w:r>
    </w:p>
    <w:p w14:paraId="34782256" w14:textId="77777777" w:rsidR="0058503A" w:rsidRPr="0058503A" w:rsidRDefault="0058503A" w:rsidP="0058503A">
      <w:r w:rsidRPr="0058503A">
        <w:t>5️</w:t>
      </w:r>
      <w:r w:rsidRPr="0058503A">
        <w:rPr>
          <w:rFonts w:ascii="Segoe UI Symbol" w:hAnsi="Segoe UI Symbol" w:cs="Segoe UI Symbol"/>
        </w:rPr>
        <w:t>⃣</w:t>
      </w:r>
      <w:r w:rsidRPr="0058503A">
        <w:t> </w:t>
      </w:r>
      <w:r w:rsidRPr="0058503A">
        <w:rPr>
          <w:b/>
          <w:bCs/>
        </w:rPr>
        <w:t>Enable the Customer Portal</w:t>
      </w:r>
      <w:r w:rsidRPr="0058503A">
        <w:br/>
        <w:t>- Under </w:t>
      </w:r>
      <w:r w:rsidRPr="0058503A">
        <w:rPr>
          <w:b/>
          <w:bCs/>
        </w:rPr>
        <w:t>[Settings]</w:t>
      </w:r>
      <w:r w:rsidRPr="0058503A">
        <w:t> → </w:t>
      </w:r>
      <w:r w:rsidRPr="0058503A">
        <w:rPr>
          <w:b/>
          <w:bCs/>
        </w:rPr>
        <w:t>[Customer Portal]</w:t>
      </w:r>
      <w:r w:rsidRPr="0058503A">
        <w:t>, activate the portal link (for later use).</w:t>
      </w:r>
    </w:p>
    <w:p w14:paraId="7FCA0CE3" w14:textId="77777777" w:rsidR="0058503A" w:rsidRPr="0058503A" w:rsidRDefault="0058503A" w:rsidP="0058503A">
      <w:r w:rsidRPr="0058503A">
        <w:t>6️</w:t>
      </w:r>
      <w:r w:rsidRPr="0058503A">
        <w:rPr>
          <w:rFonts w:ascii="Segoe UI Symbol" w:hAnsi="Segoe UI Symbol" w:cs="Segoe UI Symbol"/>
        </w:rPr>
        <w:t>⃣</w:t>
      </w:r>
      <w:r w:rsidRPr="0058503A">
        <w:t> </w:t>
      </w:r>
      <w:r w:rsidRPr="0058503A">
        <w:rPr>
          <w:b/>
          <w:bCs/>
        </w:rPr>
        <w:t>Fraud prevention</w:t>
      </w:r>
      <w:r w:rsidRPr="0058503A">
        <w:br/>
        <w:t>- In the search bar, type </w:t>
      </w:r>
      <w:r w:rsidRPr="0058503A">
        <w:rPr>
          <w:b/>
          <w:bCs/>
        </w:rPr>
        <w:t>"rules"</w:t>
      </w:r>
      <w:r w:rsidRPr="0058503A">
        <w:t> and click </w:t>
      </w:r>
      <w:r w:rsidRPr="0058503A">
        <w:rPr>
          <w:b/>
          <w:bCs/>
        </w:rPr>
        <w:t>[Fraud Prevention &gt; Rules]</w:t>
      </w:r>
      <w:r w:rsidRPr="0058503A">
        <w:br/>
        <w:t xml:space="preserve">- </w:t>
      </w:r>
      <w:r w:rsidRPr="0058503A">
        <w:rPr>
          <w:rFonts w:ascii="Segoe UI Emoji" w:hAnsi="Segoe UI Emoji" w:cs="Segoe UI Emoji"/>
        </w:rPr>
        <w:t>✅</w:t>
      </w:r>
      <w:r w:rsidRPr="0058503A">
        <w:t xml:space="preserve"> Make sure the first 3DS rule is enabled</w:t>
      </w:r>
      <w:r w:rsidRPr="0058503A">
        <w:br/>
        <w:t xml:space="preserve">- </w:t>
      </w:r>
      <w:r w:rsidRPr="0058503A">
        <w:rPr>
          <w:rFonts w:ascii="Segoe UI Emoji" w:hAnsi="Segoe UI Emoji" w:cs="Segoe UI Emoji"/>
        </w:rPr>
        <w:t>💡</w:t>
      </w:r>
      <w:r w:rsidRPr="0058503A">
        <w:t xml:space="preserve"> It’s also recommended to enable the second rule</w:t>
      </w:r>
      <w:r w:rsidRPr="0058503A">
        <w:br/>
        <w:t xml:space="preserve">- </w:t>
      </w:r>
      <w:r w:rsidRPr="0058503A">
        <w:rPr>
          <w:rFonts w:ascii="Segoe UI Emoji" w:hAnsi="Segoe UI Emoji" w:cs="Segoe UI Emoji"/>
        </w:rPr>
        <w:t>🚫</w:t>
      </w:r>
      <w:r w:rsidRPr="0058503A">
        <w:t xml:space="preserve"> Ensure payments are blocked if CVC check fails</w:t>
      </w:r>
    </w:p>
    <w:p w14:paraId="055D63E5" w14:textId="77777777" w:rsidR="0058503A" w:rsidRPr="0058503A" w:rsidRDefault="0058503A" w:rsidP="0058503A">
      <w:r w:rsidRPr="0058503A">
        <w:t>7️</w:t>
      </w:r>
      <w:r w:rsidRPr="0058503A">
        <w:rPr>
          <w:rFonts w:ascii="Segoe UI Symbol" w:hAnsi="Segoe UI Symbol" w:cs="Segoe UI Symbol"/>
        </w:rPr>
        <w:t>⃣</w:t>
      </w:r>
      <w:r w:rsidRPr="0058503A">
        <w:t> </w:t>
      </w:r>
      <w:r w:rsidRPr="0058503A">
        <w:rPr>
          <w:b/>
          <w:bCs/>
        </w:rPr>
        <w:t>Enable Test Mode</w:t>
      </w:r>
    </w:p>
    <w:p w14:paraId="6ACDEC61" w14:textId="77777777" w:rsidR="0058503A" w:rsidRPr="0058503A" w:rsidRDefault="0058503A" w:rsidP="0058503A">
      <w:r w:rsidRPr="0058503A">
        <w:t>8️</w:t>
      </w:r>
      <w:r w:rsidRPr="0058503A">
        <w:rPr>
          <w:rFonts w:ascii="Segoe UI Symbol" w:hAnsi="Segoe UI Symbol" w:cs="Segoe UI Symbol"/>
        </w:rPr>
        <w:t>⃣</w:t>
      </w:r>
      <w:r w:rsidRPr="0058503A">
        <w:t> </w:t>
      </w:r>
      <w:r w:rsidRPr="0058503A">
        <w:rPr>
          <w:b/>
          <w:bCs/>
        </w:rPr>
        <w:t>Create a new product</w:t>
      </w:r>
      <w:r w:rsidRPr="0058503A">
        <w:br/>
        <w:t>- Add a product and copy its </w:t>
      </w:r>
      <w:r w:rsidRPr="0058503A">
        <w:rPr>
          <w:b/>
          <w:bCs/>
        </w:rPr>
        <w:t>Price ID</w:t>
      </w:r>
      <w:r w:rsidRPr="0058503A">
        <w:t> (e.g. price_1ju5GD464564)</w:t>
      </w:r>
      <w:r w:rsidRPr="0058503A">
        <w:br/>
        <w:t>- Add it to config.stripe.plans[0].priceId in your config.js file</w:t>
      </w:r>
    </w:p>
    <w:p w14:paraId="78F23B2C" w14:textId="77777777" w:rsidR="0058503A" w:rsidRPr="0058503A" w:rsidRDefault="0058503A" w:rsidP="0058503A">
      <w:r w:rsidRPr="0058503A">
        <w:t>9️</w:t>
      </w:r>
      <w:r w:rsidRPr="0058503A">
        <w:rPr>
          <w:rFonts w:ascii="Segoe UI Symbol" w:hAnsi="Segoe UI Symbol" w:cs="Segoe UI Symbol"/>
        </w:rPr>
        <w:t>⃣</w:t>
      </w:r>
      <w:r w:rsidRPr="0058503A">
        <w:t> </w:t>
      </w:r>
      <w:r w:rsidRPr="0058503A">
        <w:rPr>
          <w:b/>
          <w:bCs/>
        </w:rPr>
        <w:t>Setup API keys</w:t>
      </w:r>
      <w:r w:rsidRPr="0058503A">
        <w:br/>
        <w:t>- Go to </w:t>
      </w:r>
      <w:r w:rsidRPr="0058503A">
        <w:rPr>
          <w:b/>
          <w:bCs/>
        </w:rPr>
        <w:t>[Developers]</w:t>
      </w:r>
      <w:r w:rsidRPr="0058503A">
        <w:t>, copy your </w:t>
      </w:r>
      <w:r w:rsidRPr="0058503A">
        <w:rPr>
          <w:b/>
          <w:bCs/>
        </w:rPr>
        <w:t>public and secret keys</w:t>
      </w:r>
      <w:r w:rsidRPr="0058503A">
        <w:br/>
        <w:t>- Add them to .env.local under STRIPE_PUBLIC_KEY and STRIPE_SECRET_KEY</w:t>
      </w:r>
    </w:p>
    <w:p w14:paraId="7FD50396" w14:textId="77777777" w:rsidR="0058503A" w:rsidRPr="0058503A" w:rsidRDefault="00FC53F0" w:rsidP="0058503A">
      <w:r>
        <w:pict w14:anchorId="14404B9C">
          <v:rect id="_x0000_i1062" style="width:0;height:1.5pt" o:hralign="center" o:hrstd="t" o:hr="t" fillcolor="#a0a0a0" stroked="f"/>
        </w:pict>
      </w:r>
    </w:p>
    <w:p w14:paraId="29F79465" w14:textId="77777777" w:rsidR="0058503A" w:rsidRPr="0058503A" w:rsidRDefault="0058503A" w:rsidP="0058503A">
      <w:r w:rsidRPr="0058503A">
        <w:rPr>
          <w:rFonts w:ascii="Segoe UI Emoji" w:hAnsi="Segoe UI Emoji" w:cs="Segoe UI Emoji"/>
        </w:rPr>
        <w:t>🌐</w:t>
      </w:r>
      <w:r w:rsidRPr="0058503A">
        <w:t xml:space="preserve"> Local Webhook</w:t>
      </w:r>
      <w:hyperlink r:id="rId102" w:anchor="local-webhook" w:tooltip="Permanent link" w:history="1">
        <w:r w:rsidRPr="0058503A">
          <w:rPr>
            <w:rStyle w:val="Hyperlink"/>
          </w:rPr>
          <w:t>¶</w:t>
        </w:r>
      </w:hyperlink>
    </w:p>
    <w:p w14:paraId="1A04A6C2" w14:textId="77777777" w:rsidR="0058503A" w:rsidRPr="0058503A" w:rsidRDefault="0058503A" w:rsidP="0058503A">
      <w:r w:rsidRPr="0058503A">
        <w:rPr>
          <w:rFonts w:ascii="Segoe UI Emoji" w:hAnsi="Segoe UI Emoji" w:cs="Segoe UI Emoji"/>
        </w:rPr>
        <w:t>🔟</w:t>
      </w:r>
      <w:r w:rsidRPr="0058503A">
        <w:t> </w:t>
      </w:r>
      <w:r w:rsidRPr="0058503A">
        <w:rPr>
          <w:b/>
          <w:bCs/>
        </w:rPr>
        <w:t>Setup Webhook locally</w:t>
      </w:r>
      <w:r w:rsidRPr="0058503A">
        <w:br/>
        <w:t>- Go to </w:t>
      </w:r>
      <w:r w:rsidRPr="0058503A">
        <w:rPr>
          <w:b/>
          <w:bCs/>
        </w:rPr>
        <w:t>[Developers]</w:t>
      </w:r>
      <w:r w:rsidRPr="0058503A">
        <w:t> → </w:t>
      </w:r>
      <w:r w:rsidRPr="0058503A">
        <w:rPr>
          <w:b/>
          <w:bCs/>
        </w:rPr>
        <w:t>[Webhook]</w:t>
      </w:r>
      <w:r w:rsidRPr="0058503A">
        <w:t> → </w:t>
      </w:r>
      <w:r w:rsidRPr="0058503A">
        <w:rPr>
          <w:b/>
          <w:bCs/>
        </w:rPr>
        <w:t>[Test in local environment]</w:t>
      </w:r>
      <w:r w:rsidRPr="0058503A">
        <w:br/>
        <w:t>- After signing in to Stripe CLI, run this command to forward webhook events:</w:t>
      </w:r>
    </w:p>
    <w:p w14:paraId="3F7E1F91" w14:textId="77777777" w:rsidR="0058503A" w:rsidRPr="0058503A" w:rsidRDefault="0058503A" w:rsidP="0058503A">
      <w:r w:rsidRPr="0058503A">
        <w:t>```bash stripe listen --forward-to localhost:3000/api/webhook/stripe ````</w:t>
      </w:r>
    </w:p>
    <w:p w14:paraId="648DD544" w14:textId="77777777" w:rsidR="0058503A" w:rsidRPr="0058503A" w:rsidRDefault="0058503A" w:rsidP="0058503A">
      <w:pPr>
        <w:numPr>
          <w:ilvl w:val="0"/>
          <w:numId w:val="28"/>
        </w:numPr>
      </w:pPr>
      <w:r w:rsidRPr="0058503A">
        <w:t>Copy the </w:t>
      </w:r>
      <w:r w:rsidRPr="0058503A">
        <w:rPr>
          <w:b/>
          <w:bCs/>
        </w:rPr>
        <w:t>Webhook Signing Secret</w:t>
      </w:r>
      <w:r w:rsidRPr="0058503A">
        <w:t> and add it to STRIPE_WEBHOOK_SECRET in .env.local</w:t>
      </w:r>
    </w:p>
    <w:p w14:paraId="303B7882" w14:textId="77777777" w:rsidR="0058503A" w:rsidRPr="0058503A" w:rsidRDefault="00FC53F0" w:rsidP="0058503A">
      <w:r>
        <w:pict w14:anchorId="01A16BBA">
          <v:rect id="_x0000_i1063" style="width:0;height:1.5pt" o:hralign="center" o:hrstd="t" o:hr="t" fillcolor="#a0a0a0" stroked="f"/>
        </w:pict>
      </w:r>
    </w:p>
    <w:p w14:paraId="748ACECB" w14:textId="77777777" w:rsidR="0058503A" w:rsidRPr="0058503A" w:rsidRDefault="0058503A" w:rsidP="0058503A">
      <w:r w:rsidRPr="0058503A">
        <w:rPr>
          <w:rFonts w:ascii="Segoe UI Emoji" w:hAnsi="Segoe UI Emoji" w:cs="Segoe UI Emoji"/>
        </w:rPr>
        <w:t>🚀</w:t>
      </w:r>
      <w:r w:rsidRPr="0058503A">
        <w:t xml:space="preserve"> Going Live</w:t>
      </w:r>
      <w:hyperlink r:id="rId103" w:anchor="going-live" w:tooltip="Permanent link" w:history="1">
        <w:r w:rsidRPr="0058503A">
          <w:rPr>
            <w:rStyle w:val="Hyperlink"/>
          </w:rPr>
          <w:t>¶</w:t>
        </w:r>
      </w:hyperlink>
    </w:p>
    <w:p w14:paraId="0C2C2B19" w14:textId="77777777" w:rsidR="0058503A" w:rsidRPr="0058503A" w:rsidRDefault="0058503A" w:rsidP="0058503A">
      <w:r w:rsidRPr="0058503A">
        <w:rPr>
          <w:rFonts w:ascii="Segoe UI Emoji" w:hAnsi="Segoe UI Emoji" w:cs="Segoe UI Emoji"/>
        </w:rPr>
        <w:t>✅</w:t>
      </w:r>
      <w:r w:rsidRPr="0058503A">
        <w:t xml:space="preserve"> Copy the webhook signing secret and add it to your .env.local as STRIPE_WEBHOOK_SECRET</w:t>
      </w:r>
    </w:p>
    <w:p w14:paraId="157E208C" w14:textId="77777777" w:rsidR="0058503A" w:rsidRPr="0058503A" w:rsidRDefault="00FC53F0" w:rsidP="0058503A">
      <w:r>
        <w:pict w14:anchorId="28AE800F">
          <v:rect id="_x0000_i1064" style="width:0;height:1.5pt" o:hralign="center" o:hrstd="t" o:hr="t" fillcolor="#a0a0a0" stroked="f"/>
        </w:pict>
      </w:r>
    </w:p>
    <w:p w14:paraId="22B352C2" w14:textId="77777777" w:rsidR="0058503A" w:rsidRPr="0058503A" w:rsidRDefault="0058503A" w:rsidP="0058503A">
      <w:r w:rsidRPr="0058503A">
        <w:rPr>
          <w:rFonts w:ascii="Segoe UI Emoji" w:hAnsi="Segoe UI Emoji" w:cs="Segoe UI Emoji"/>
        </w:rPr>
        <w:lastRenderedPageBreak/>
        <w:t>⚙️</w:t>
      </w:r>
      <w:r w:rsidRPr="0058503A">
        <w:t xml:space="preserve"> Production Setup Steps:</w:t>
      </w:r>
      <w:hyperlink r:id="rId104" w:anchor="production-setup-steps" w:tooltip="Permanent link" w:history="1">
        <w:r w:rsidRPr="0058503A">
          <w:rPr>
            <w:rStyle w:val="Hyperlink"/>
          </w:rPr>
          <w:t>¶</w:t>
        </w:r>
      </w:hyperlink>
    </w:p>
    <w:p w14:paraId="547AA348" w14:textId="77777777" w:rsidR="0058503A" w:rsidRPr="0058503A" w:rsidRDefault="0058503A" w:rsidP="0058503A">
      <w:r w:rsidRPr="0058503A">
        <w:t>1️</w:t>
      </w:r>
      <w:r w:rsidRPr="0058503A">
        <w:rPr>
          <w:rFonts w:ascii="Segoe UI Symbol" w:hAnsi="Segoe UI Symbol" w:cs="Segoe UI Symbol"/>
        </w:rPr>
        <w:t>⃣</w:t>
      </w:r>
      <w:r w:rsidRPr="0058503A">
        <w:t> </w:t>
      </w:r>
      <w:r w:rsidRPr="0058503A">
        <w:rPr>
          <w:b/>
          <w:bCs/>
        </w:rPr>
        <w:t>Turn off Test Mode</w:t>
      </w:r>
      <w:r w:rsidRPr="0058503A">
        <w:t> in the Stripe dashboard</w:t>
      </w:r>
    </w:p>
    <w:p w14:paraId="7FD6F3F1" w14:textId="77777777" w:rsidR="0058503A" w:rsidRPr="0058503A" w:rsidRDefault="0058503A" w:rsidP="0058503A">
      <w:r w:rsidRPr="0058503A">
        <w:t>2️</w:t>
      </w:r>
      <w:r w:rsidRPr="0058503A">
        <w:rPr>
          <w:rFonts w:ascii="Segoe UI Symbol" w:hAnsi="Segoe UI Symbol" w:cs="Segoe UI Symbol"/>
        </w:rPr>
        <w:t>⃣</w:t>
      </w:r>
      <w:r w:rsidRPr="0058503A">
        <w:t xml:space="preserve"> Under </w:t>
      </w:r>
      <w:r w:rsidRPr="0058503A">
        <w:rPr>
          <w:b/>
          <w:bCs/>
        </w:rPr>
        <w:t>[Developers]</w:t>
      </w:r>
      <w:r w:rsidRPr="0058503A">
        <w:t>, copy your keys:</w:t>
      </w:r>
    </w:p>
    <w:p w14:paraId="74596F3D" w14:textId="77777777" w:rsidR="0058503A" w:rsidRPr="0058503A" w:rsidRDefault="0058503A" w:rsidP="0058503A">
      <w:pPr>
        <w:numPr>
          <w:ilvl w:val="0"/>
          <w:numId w:val="29"/>
        </w:numPr>
      </w:pPr>
      <w:r w:rsidRPr="0058503A">
        <w:t>STRIPE_SECRET_KEY</w:t>
      </w:r>
    </w:p>
    <w:p w14:paraId="260D7FC2" w14:textId="77777777" w:rsidR="0058503A" w:rsidRPr="0058503A" w:rsidRDefault="0058503A" w:rsidP="0058503A">
      <w:pPr>
        <w:numPr>
          <w:ilvl w:val="0"/>
          <w:numId w:val="29"/>
        </w:numPr>
      </w:pPr>
      <w:r w:rsidRPr="0058503A">
        <w:t>STRIPE_PUBLIC_KEY </w:t>
      </w:r>
      <w:r w:rsidRPr="0058503A">
        <w:rPr>
          <w:rFonts w:ascii="Segoe UI Emoji" w:hAnsi="Segoe UI Emoji" w:cs="Segoe UI Emoji"/>
        </w:rPr>
        <w:t>📥</w:t>
      </w:r>
      <w:r w:rsidRPr="0058503A">
        <w:t xml:space="preserve"> Add them to your </w:t>
      </w:r>
      <w:r w:rsidRPr="0058503A">
        <w:rPr>
          <w:b/>
          <w:bCs/>
        </w:rPr>
        <w:t>production environment variables</w:t>
      </w:r>
    </w:p>
    <w:p w14:paraId="6EEAEE0B" w14:textId="77777777" w:rsidR="0058503A" w:rsidRPr="0058503A" w:rsidRDefault="0058503A" w:rsidP="0058503A">
      <w:r w:rsidRPr="0058503A">
        <w:t>3️</w:t>
      </w:r>
      <w:r w:rsidRPr="0058503A">
        <w:rPr>
          <w:rFonts w:ascii="Segoe UI Symbol" w:hAnsi="Segoe UI Symbol" w:cs="Segoe UI Symbol"/>
        </w:rPr>
        <w:t>⃣</w:t>
      </w:r>
      <w:r w:rsidRPr="0058503A">
        <w:t xml:space="preserve"> Under </w:t>
      </w:r>
      <w:r w:rsidRPr="0058503A">
        <w:rPr>
          <w:b/>
          <w:bCs/>
        </w:rPr>
        <w:t>[Developers]</w:t>
      </w:r>
      <w:r w:rsidRPr="0058503A">
        <w:t> → </w:t>
      </w:r>
      <w:r w:rsidRPr="0058503A">
        <w:rPr>
          <w:b/>
          <w:bCs/>
        </w:rPr>
        <w:t>[Webhook]</w:t>
      </w:r>
      <w:r w:rsidRPr="0058503A">
        <w:t>, click </w:t>
      </w:r>
      <w:r w:rsidRPr="0058503A">
        <w:rPr>
          <w:b/>
          <w:bCs/>
        </w:rPr>
        <w:t>[Add Endpoint]</w:t>
      </w:r>
      <w:r w:rsidRPr="0058503A">
        <w:t>:</w:t>
      </w:r>
    </w:p>
    <w:p w14:paraId="45BB2185" w14:textId="77777777" w:rsidR="0058503A" w:rsidRPr="0058503A" w:rsidRDefault="0058503A" w:rsidP="0058503A">
      <w:pPr>
        <w:numPr>
          <w:ilvl w:val="0"/>
          <w:numId w:val="30"/>
        </w:numPr>
      </w:pPr>
      <w:r w:rsidRPr="0058503A">
        <w:t>Set endpoint to: https://yourdomain.com/api/webhook/stripe</w:t>
      </w:r>
    </w:p>
    <w:p w14:paraId="3701B92B" w14:textId="77777777" w:rsidR="0058503A" w:rsidRPr="0058503A" w:rsidRDefault="0058503A" w:rsidP="0058503A">
      <w:pPr>
        <w:numPr>
          <w:ilvl w:val="0"/>
          <w:numId w:val="30"/>
        </w:numPr>
      </w:pPr>
      <w:r w:rsidRPr="0058503A">
        <w:rPr>
          <w:rFonts w:ascii="Segoe UI Emoji" w:hAnsi="Segoe UI Emoji" w:cs="Segoe UI Emoji"/>
        </w:rPr>
        <w:t>✅</w:t>
      </w:r>
      <w:r w:rsidRPr="0058503A">
        <w:t xml:space="preserve"> Select event: checkout.session.completed (add more if needed)</w:t>
      </w:r>
    </w:p>
    <w:p w14:paraId="582975E5" w14:textId="77777777" w:rsidR="0058503A" w:rsidRPr="0058503A" w:rsidRDefault="0058503A" w:rsidP="0058503A">
      <w:pPr>
        <w:numPr>
          <w:ilvl w:val="0"/>
          <w:numId w:val="30"/>
        </w:numPr>
      </w:pPr>
      <w:r w:rsidRPr="0058503A">
        <w:rPr>
          <w:rFonts w:ascii="Segoe UI Emoji" w:hAnsi="Segoe UI Emoji" w:cs="Segoe UI Emoji"/>
        </w:rPr>
        <w:t>🔐</w:t>
      </w:r>
      <w:r w:rsidRPr="0058503A">
        <w:t xml:space="preserve"> Copy the signing secret and add it to STRIPE_WEBHOOK_SECRET in your </w:t>
      </w:r>
      <w:r w:rsidRPr="0058503A">
        <w:rPr>
          <w:b/>
          <w:bCs/>
        </w:rPr>
        <w:t>production environment</w:t>
      </w:r>
    </w:p>
    <w:p w14:paraId="499CB2C6" w14:textId="77777777" w:rsidR="0058503A" w:rsidRPr="0058503A" w:rsidRDefault="00FC53F0" w:rsidP="0058503A">
      <w:r>
        <w:pict w14:anchorId="49738FD9">
          <v:rect id="_x0000_i1065" style="width:0;height:1.5pt" o:hralign="center" o:hrstd="t" o:hr="t" fillcolor="#a0a0a0" stroked="f"/>
        </w:pict>
      </w:r>
    </w:p>
    <w:p w14:paraId="1B8334F1" w14:textId="77777777" w:rsidR="0058503A" w:rsidRPr="0058503A" w:rsidRDefault="0058503A" w:rsidP="0058503A">
      <w:r w:rsidRPr="0058503A">
        <w:rPr>
          <w:rFonts w:ascii="Segoe UI Emoji" w:hAnsi="Segoe UI Emoji" w:cs="Segoe UI Emoji"/>
        </w:rPr>
        <w:t>📅</w:t>
      </w:r>
      <w:r w:rsidRPr="0058503A">
        <w:t xml:space="preserve"> Optional Configuration</w:t>
      </w:r>
      <w:hyperlink r:id="rId105" w:anchor="optional-configuration" w:tooltip="Permanent link" w:history="1">
        <w:r w:rsidRPr="0058503A">
          <w:rPr>
            <w:rStyle w:val="Hyperlink"/>
          </w:rPr>
          <w:t>¶</w:t>
        </w:r>
      </w:hyperlink>
    </w:p>
    <w:p w14:paraId="1392C151" w14:textId="77777777" w:rsidR="0058503A" w:rsidRPr="0058503A" w:rsidRDefault="0058503A" w:rsidP="0058503A">
      <w:r w:rsidRPr="0058503A">
        <w:t>4️</w:t>
      </w:r>
      <w:r w:rsidRPr="0058503A">
        <w:rPr>
          <w:rFonts w:ascii="Segoe UI Symbol" w:hAnsi="Segoe UI Symbol" w:cs="Segoe UI Symbol"/>
        </w:rPr>
        <w:t>⃣</w:t>
      </w:r>
      <w:r w:rsidRPr="0058503A">
        <w:t xml:space="preserve"> Under </w:t>
      </w:r>
      <w:r w:rsidRPr="0058503A">
        <w:rPr>
          <w:b/>
          <w:bCs/>
        </w:rPr>
        <w:t>[Balance]</w:t>
      </w:r>
      <w:r w:rsidRPr="0058503A">
        <w:t> → </w:t>
      </w:r>
      <w:r w:rsidRPr="0058503A">
        <w:rPr>
          <w:b/>
          <w:bCs/>
        </w:rPr>
        <w:t>[Manage Payouts]</w:t>
      </w:r>
      <w:r w:rsidRPr="0058503A">
        <w:t>, set a fixed payout date (e.g., 10th of every month)</w:t>
      </w:r>
    </w:p>
    <w:p w14:paraId="000F0A02" w14:textId="77777777" w:rsidR="0058503A" w:rsidRPr="0058503A" w:rsidRDefault="0058503A" w:rsidP="0058503A">
      <w:r w:rsidRPr="0058503A">
        <w:t>5️</w:t>
      </w:r>
      <w:r w:rsidRPr="0058503A">
        <w:rPr>
          <w:rFonts w:ascii="Segoe UI Symbol" w:hAnsi="Segoe UI Symbol" w:cs="Segoe UI Symbol"/>
        </w:rPr>
        <w:t>⃣</w:t>
      </w:r>
      <w:r w:rsidRPr="0058503A">
        <w:t xml:space="preserve"> Under </w:t>
      </w:r>
      <w:r w:rsidRPr="0058503A">
        <w:rPr>
          <w:b/>
          <w:bCs/>
        </w:rPr>
        <w:t>[Settings]</w:t>
      </w:r>
      <w:r w:rsidRPr="0058503A">
        <w:t> → </w:t>
      </w:r>
      <w:r w:rsidRPr="0058503A">
        <w:rPr>
          <w:b/>
          <w:bCs/>
        </w:rPr>
        <w:t>[Customer Emails]</w:t>
      </w:r>
      <w:r w:rsidRPr="0058503A">
        <w:t>, enable payment success and refund emails</w:t>
      </w:r>
    </w:p>
    <w:p w14:paraId="5BFFB070" w14:textId="77777777" w:rsidR="0058503A" w:rsidRPr="0058503A" w:rsidRDefault="00FC53F0" w:rsidP="0058503A">
      <w:r>
        <w:pict w14:anchorId="71625959">
          <v:rect id="_x0000_i1066" style="width:0;height:1.5pt" o:hralign="center" o:hrstd="t" o:hr="t" fillcolor="#a0a0a0" stroked="f"/>
        </w:pict>
      </w:r>
    </w:p>
    <w:p w14:paraId="7B209DFD" w14:textId="77777777" w:rsidR="0058503A" w:rsidRPr="0058503A" w:rsidRDefault="0058503A" w:rsidP="0058503A">
      <w:r w:rsidRPr="0058503A">
        <w:rPr>
          <w:rFonts w:ascii="Segoe UI Emoji" w:hAnsi="Segoe UI Emoji" w:cs="Segoe UI Emoji"/>
        </w:rPr>
        <w:t>💳</w:t>
      </w:r>
      <w:r w:rsidRPr="0058503A">
        <w:t xml:space="preserve"> Creating a Checkout</w:t>
      </w:r>
      <w:hyperlink r:id="rId106" w:anchor="creating-a-checkout" w:tooltip="Permanent link" w:history="1">
        <w:r w:rsidRPr="0058503A">
          <w:rPr>
            <w:rStyle w:val="Hyperlink"/>
          </w:rPr>
          <w:t>¶</w:t>
        </w:r>
      </w:hyperlink>
    </w:p>
    <w:p w14:paraId="2D59F091" w14:textId="77777777" w:rsidR="0058503A" w:rsidRPr="0058503A" w:rsidRDefault="0058503A" w:rsidP="0058503A">
      <w:r w:rsidRPr="0058503A">
        <w:t>From the frontend, use the &lt;ButtonCheckout /&gt; component to automatically generate a one-time or subscription checkout session.</w:t>
      </w:r>
    </w:p>
    <w:p w14:paraId="6E6EB5AD" w14:textId="77777777" w:rsidR="0058503A" w:rsidRPr="0058503A" w:rsidRDefault="00FC53F0" w:rsidP="0058503A">
      <w:r>
        <w:pict w14:anchorId="650AA7DC">
          <v:rect id="_x0000_i1067" style="width:0;height:1.5pt" o:hralign="center" o:hrstd="t" o:hr="t" fillcolor="#a0a0a0" stroked="f"/>
        </w:pict>
      </w:r>
    </w:p>
    <w:p w14:paraId="283CA73C" w14:textId="77777777" w:rsidR="0058503A" w:rsidRPr="0058503A" w:rsidRDefault="0058503A" w:rsidP="0058503A">
      <w:r w:rsidRPr="0058503A">
        <w:rPr>
          <w:rFonts w:ascii="Segoe UI Emoji" w:hAnsi="Segoe UI Emoji" w:cs="Segoe UI Emoji"/>
        </w:rPr>
        <w:t>🔄</w:t>
      </w:r>
      <w:r w:rsidRPr="0058503A">
        <w:t xml:space="preserve"> Webhook &amp; Subscription Handling</w:t>
      </w:r>
      <w:hyperlink r:id="rId107" w:anchor="webhook-subscription-handling" w:tooltip="Permanent link" w:history="1">
        <w:r w:rsidRPr="0058503A">
          <w:rPr>
            <w:rStyle w:val="Hyperlink"/>
          </w:rPr>
          <w:t>¶</w:t>
        </w:r>
      </w:hyperlink>
    </w:p>
    <w:p w14:paraId="39E8662A" w14:textId="77777777" w:rsidR="0058503A" w:rsidRPr="0058503A" w:rsidRDefault="0058503A" w:rsidP="0058503A">
      <w:r w:rsidRPr="0058503A">
        <w:t>Your API listens to Stripe </w:t>
      </w:r>
      <w:r w:rsidRPr="0058503A">
        <w:rPr>
          <w:b/>
          <w:bCs/>
        </w:rPr>
        <w:t>webhook events</w:t>
      </w:r>
      <w:r w:rsidRPr="0058503A">
        <w:t> and updates the user’s access accordingly.</w:t>
      </w:r>
    </w:p>
    <w:p w14:paraId="23A42A08" w14:textId="77777777" w:rsidR="0058503A" w:rsidRPr="0058503A" w:rsidRDefault="0058503A" w:rsidP="0058503A">
      <w:r w:rsidRPr="0058503A">
        <w:rPr>
          <w:rFonts w:ascii="Segoe UI Emoji" w:hAnsi="Segoe UI Emoji" w:cs="Segoe UI Emoji"/>
        </w:rPr>
        <w:t>✅</w:t>
      </w:r>
      <w:r w:rsidRPr="0058503A">
        <w:t xml:space="preserve"> It toggles the value of hasAccess (or has_access in Supabase) to true or false based on whether the user should have access to paid resources.</w:t>
      </w:r>
    </w:p>
    <w:p w14:paraId="6BED4766" w14:textId="77777777" w:rsidR="0058503A" w:rsidRPr="0058503A" w:rsidRDefault="0058503A" w:rsidP="0058503A">
      <w:r w:rsidRPr="0058503A">
        <w:rPr>
          <w:rFonts w:ascii="Segoe UI Emoji" w:hAnsi="Segoe UI Emoji" w:cs="Segoe UI Emoji"/>
        </w:rPr>
        <w:t>💡</w:t>
      </w:r>
      <w:r w:rsidRPr="0058503A">
        <w:t xml:space="preserve"> You can add your custom logic to the endpoint: /api/webhook/stripe Examples:</w:t>
      </w:r>
    </w:p>
    <w:p w14:paraId="08D913BC" w14:textId="77777777" w:rsidR="0058503A" w:rsidRPr="0058503A" w:rsidRDefault="0058503A" w:rsidP="0058503A">
      <w:pPr>
        <w:numPr>
          <w:ilvl w:val="0"/>
          <w:numId w:val="31"/>
        </w:numPr>
      </w:pPr>
      <w:r w:rsidRPr="0058503A">
        <w:t>Grant user credits</w:t>
      </w:r>
    </w:p>
    <w:p w14:paraId="0AD6DA8F" w14:textId="77777777" w:rsidR="0058503A" w:rsidRPr="0058503A" w:rsidRDefault="0058503A" w:rsidP="0058503A">
      <w:pPr>
        <w:numPr>
          <w:ilvl w:val="0"/>
          <w:numId w:val="31"/>
        </w:numPr>
      </w:pPr>
      <w:r w:rsidRPr="0058503A">
        <w:lastRenderedPageBreak/>
        <w:t>Send an email with a paid ebook</w:t>
      </w:r>
    </w:p>
    <w:p w14:paraId="6F8B4975" w14:textId="77777777" w:rsidR="0058503A" w:rsidRPr="0058503A" w:rsidRDefault="0058503A" w:rsidP="0058503A">
      <w:pPr>
        <w:numPr>
          <w:ilvl w:val="0"/>
          <w:numId w:val="31"/>
        </w:numPr>
        <w:pBdr>
          <w:bottom w:val="single" w:sz="6" w:space="1" w:color="auto"/>
        </w:pBdr>
      </w:pPr>
      <w:r w:rsidRPr="0058503A">
        <w:t>Any other logic (e.g. product unlock, discount code delivery, etc.)</w:t>
      </w:r>
    </w:p>
    <w:p w14:paraId="515241CC" w14:textId="77777777" w:rsidR="0058503A" w:rsidRDefault="0058503A" w:rsidP="0058503A"/>
    <w:p w14:paraId="6B72844C" w14:textId="77777777" w:rsidR="004D4310" w:rsidRDefault="004D4310" w:rsidP="004D4310">
      <w:pPr>
        <w:pStyle w:val="ListParagraph"/>
        <w:numPr>
          <w:ilvl w:val="0"/>
          <w:numId w:val="9"/>
        </w:numPr>
      </w:pPr>
      <w:r>
        <w:t>Google Authentication (OAuth)</w:t>
      </w:r>
    </w:p>
    <w:p w14:paraId="4C1594F8" w14:textId="77777777" w:rsidR="00934825" w:rsidRPr="00934825" w:rsidRDefault="00934825" w:rsidP="00934825">
      <w:r w:rsidRPr="00934825">
        <w:rPr>
          <w:rFonts w:ascii="Segoe UI Emoji" w:hAnsi="Segoe UI Emoji" w:cs="Segoe UI Emoji"/>
        </w:rPr>
        <w:t>⚙️</w:t>
      </w:r>
      <w:r w:rsidRPr="00934825">
        <w:t xml:space="preserve"> Setup</w:t>
      </w:r>
      <w:hyperlink r:id="rId108" w:anchor="setup" w:tooltip="Permanent link" w:history="1">
        <w:r w:rsidRPr="00934825">
          <w:rPr>
            <w:rStyle w:val="Hyperlink"/>
          </w:rPr>
          <w:t>¶</w:t>
        </w:r>
      </w:hyperlink>
    </w:p>
    <w:p w14:paraId="7300C9BA" w14:textId="77777777" w:rsidR="00934825" w:rsidRPr="00934825" w:rsidRDefault="00FC53F0" w:rsidP="00934825">
      <w:r>
        <w:pict w14:anchorId="65C2EC78">
          <v:rect id="_x0000_i1068" style="width:0;height:1.5pt" o:hralign="center" o:hrstd="t" o:hr="t" fillcolor="#a0a0a0" stroked="f"/>
        </w:pict>
      </w:r>
    </w:p>
    <w:p w14:paraId="0047EA65" w14:textId="77777777" w:rsidR="00934825" w:rsidRPr="00934825" w:rsidRDefault="00934825" w:rsidP="00934825">
      <w:r w:rsidRPr="00934825">
        <w:t>1️</w:t>
      </w:r>
      <w:r w:rsidRPr="00934825">
        <w:rPr>
          <w:rFonts w:ascii="Segoe UI Symbol" w:hAnsi="Segoe UI Symbol" w:cs="Segoe UI Symbol"/>
        </w:rPr>
        <w:t>⃣</w:t>
      </w:r>
      <w:r w:rsidRPr="00934825">
        <w:t xml:space="preserve"> Add the following to your .env.local file (if not already done):</w:t>
      </w:r>
      <w:hyperlink r:id="rId109" w:anchor="1-add-the-following-to-your-envlocal-file-if-not-already-done" w:tooltip="Permanent link" w:history="1">
        <w:r w:rsidRPr="00934825">
          <w:rPr>
            <w:rStyle w:val="Hyperlink"/>
          </w:rPr>
          <w:t>¶</w:t>
        </w:r>
      </w:hyperlink>
    </w:p>
    <w:p w14:paraId="61F7E80D" w14:textId="77777777" w:rsidR="00934825" w:rsidRPr="00934825" w:rsidRDefault="00934825" w:rsidP="00934825">
      <w:r w:rsidRPr="00934825">
        <w:t>```bash NEXTAUTH_URL=http://localhost:3000 NEXTAUTH_SECRET= ````</w:t>
      </w:r>
    </w:p>
    <w:p w14:paraId="7E8E1FE0" w14:textId="77777777" w:rsidR="00934825" w:rsidRPr="00934825" w:rsidRDefault="00934825" w:rsidP="00934825">
      <w:r w:rsidRPr="00934825">
        <w:t>NEXTAUTH_SECRET is a random string used to encrypt JWT tokens. It must be at least </w:t>
      </w:r>
      <w:r w:rsidRPr="00934825">
        <w:rPr>
          <w:b/>
          <w:bCs/>
        </w:rPr>
        <w:t>15 characters long</w:t>
      </w:r>
      <w:r w:rsidRPr="00934825">
        <w:t>.</w:t>
      </w:r>
    </w:p>
    <w:p w14:paraId="2D69C4D8" w14:textId="77777777" w:rsidR="00934825" w:rsidRPr="00934825" w:rsidRDefault="00FC53F0" w:rsidP="00934825">
      <w:r>
        <w:pict w14:anchorId="01F6B328">
          <v:rect id="_x0000_i1069" style="width:0;height:1.5pt" o:hralign="center" o:hrstd="t" o:hr="t" fillcolor="#a0a0a0" stroked="f"/>
        </w:pict>
      </w:r>
    </w:p>
    <w:p w14:paraId="4DB15EAC" w14:textId="77777777" w:rsidR="00934825" w:rsidRPr="00934825" w:rsidRDefault="00934825" w:rsidP="00934825">
      <w:r w:rsidRPr="00934825">
        <w:t>2️</w:t>
      </w:r>
      <w:r w:rsidRPr="00934825">
        <w:rPr>
          <w:rFonts w:ascii="Segoe UI Symbol" w:hAnsi="Segoe UI Symbol" w:cs="Segoe UI Symbol"/>
        </w:rPr>
        <w:t>⃣</w:t>
      </w:r>
      <w:r w:rsidRPr="00934825">
        <w:t xml:space="preserve"> Create a new project in Google Cloud</w:t>
      </w:r>
      <w:hyperlink r:id="rId110" w:anchor="2-create-a-new-project-in-google-cloud" w:tooltip="Permanent link" w:history="1">
        <w:r w:rsidRPr="00934825">
          <w:rPr>
            <w:rStyle w:val="Hyperlink"/>
          </w:rPr>
          <w:t>¶</w:t>
        </w:r>
      </w:hyperlink>
    </w:p>
    <w:p w14:paraId="2889BBE9" w14:textId="77777777" w:rsidR="00934825" w:rsidRPr="00934825" w:rsidRDefault="00934825" w:rsidP="00934825">
      <w:pPr>
        <w:numPr>
          <w:ilvl w:val="0"/>
          <w:numId w:val="32"/>
        </w:numPr>
      </w:pPr>
      <w:r w:rsidRPr="00934825">
        <w:t>Go to </w:t>
      </w:r>
      <w:r w:rsidRPr="00934825">
        <w:rPr>
          <w:b/>
          <w:bCs/>
        </w:rPr>
        <w:t>APIs &amp; Services</w:t>
      </w:r>
      <w:r w:rsidRPr="00934825">
        <w:t> → </w:t>
      </w:r>
      <w:r w:rsidRPr="00934825">
        <w:rPr>
          <w:b/>
          <w:bCs/>
        </w:rPr>
        <w:t>Credentials</w:t>
      </w:r>
    </w:p>
    <w:p w14:paraId="46FAA1CD" w14:textId="77777777" w:rsidR="00934825" w:rsidRPr="00934825" w:rsidRDefault="00934825" w:rsidP="00934825">
      <w:pPr>
        <w:numPr>
          <w:ilvl w:val="0"/>
          <w:numId w:val="32"/>
        </w:numPr>
      </w:pPr>
      <w:r w:rsidRPr="00934825">
        <w:t>Click on </w:t>
      </w:r>
      <w:r w:rsidRPr="00934825">
        <w:rPr>
          <w:b/>
          <w:bCs/>
        </w:rPr>
        <w:t>[Configure Consent Screen]</w:t>
      </w:r>
    </w:p>
    <w:p w14:paraId="181E0C3E" w14:textId="77777777" w:rsidR="00934825" w:rsidRPr="00934825" w:rsidRDefault="00934825" w:rsidP="00934825">
      <w:pPr>
        <w:numPr>
          <w:ilvl w:val="0"/>
          <w:numId w:val="32"/>
        </w:numPr>
      </w:pPr>
      <w:r w:rsidRPr="00934825">
        <w:t>Fill out the required information </w:t>
      </w:r>
      <w:r w:rsidRPr="00934825">
        <w:rPr>
          <w:i/>
          <w:iCs/>
        </w:rPr>
        <w:t>(Tip: Use ChatGPT to generate /tos and /privacy-policy pages)</w:t>
      </w:r>
      <w:r w:rsidRPr="00934825">
        <w:t>.</w:t>
      </w:r>
    </w:p>
    <w:p w14:paraId="53C86709" w14:textId="77777777" w:rsidR="00934825" w:rsidRPr="00934825" w:rsidRDefault="00934825" w:rsidP="00934825">
      <w:pPr>
        <w:numPr>
          <w:ilvl w:val="0"/>
          <w:numId w:val="32"/>
        </w:numPr>
      </w:pPr>
      <w:r w:rsidRPr="00934825">
        <w:t>Add userinfo.email and userinfo.profile to the </w:t>
      </w:r>
      <w:r w:rsidRPr="00934825">
        <w:rPr>
          <w:b/>
          <w:bCs/>
        </w:rPr>
        <w:t>scopes</w:t>
      </w:r>
      <w:r w:rsidRPr="00934825">
        <w:t>.</w:t>
      </w:r>
    </w:p>
    <w:p w14:paraId="4A25AD2B" w14:textId="77777777" w:rsidR="00934825" w:rsidRPr="00934825" w:rsidRDefault="00934825" w:rsidP="00934825">
      <w:pPr>
        <w:numPr>
          <w:ilvl w:val="0"/>
          <w:numId w:val="32"/>
        </w:numPr>
      </w:pPr>
      <w:r w:rsidRPr="00934825">
        <w:t>Add yourself as a test user.</w:t>
      </w:r>
    </w:p>
    <w:p w14:paraId="22712FDA" w14:textId="77777777" w:rsidR="00934825" w:rsidRPr="00934825" w:rsidRDefault="00934825" w:rsidP="00934825">
      <w:pPr>
        <w:numPr>
          <w:ilvl w:val="0"/>
          <w:numId w:val="32"/>
        </w:numPr>
      </w:pPr>
      <w:r w:rsidRPr="00934825">
        <w:t>Click </w:t>
      </w:r>
      <w:r w:rsidRPr="00934825">
        <w:rPr>
          <w:b/>
          <w:bCs/>
        </w:rPr>
        <w:t>Submit</w:t>
      </w:r>
    </w:p>
    <w:p w14:paraId="6B4580E1" w14:textId="77777777" w:rsidR="00934825" w:rsidRPr="00934825" w:rsidRDefault="00FC53F0" w:rsidP="00934825">
      <w:r>
        <w:pict w14:anchorId="7043A6CC">
          <v:rect id="_x0000_i1070" style="width:0;height:1.5pt" o:hralign="center" o:hrstd="t" o:hr="t" fillcolor="#a0a0a0" stroked="f"/>
        </w:pict>
      </w:r>
    </w:p>
    <w:p w14:paraId="646E2AE7" w14:textId="77777777" w:rsidR="00934825" w:rsidRPr="00934825" w:rsidRDefault="00934825" w:rsidP="00934825">
      <w:r w:rsidRPr="00934825">
        <w:t>3️</w:t>
      </w:r>
      <w:r w:rsidRPr="00934825">
        <w:rPr>
          <w:rFonts w:ascii="Segoe UI Symbol" w:hAnsi="Segoe UI Symbol" w:cs="Segoe UI Symbol"/>
        </w:rPr>
        <w:t>⃣</w:t>
      </w:r>
      <w:r w:rsidRPr="00934825">
        <w:t xml:space="preserve"> Create OAuth credentials</w:t>
      </w:r>
      <w:hyperlink r:id="rId111" w:anchor="3-create-oauth-credentials" w:tooltip="Permanent link" w:history="1">
        <w:r w:rsidRPr="00934825">
          <w:rPr>
            <w:rStyle w:val="Hyperlink"/>
          </w:rPr>
          <w:t>¶</w:t>
        </w:r>
      </w:hyperlink>
    </w:p>
    <w:p w14:paraId="7170C0CC" w14:textId="77777777" w:rsidR="00934825" w:rsidRPr="00934825" w:rsidRDefault="00934825" w:rsidP="00934825">
      <w:pPr>
        <w:numPr>
          <w:ilvl w:val="0"/>
          <w:numId w:val="33"/>
        </w:numPr>
      </w:pPr>
      <w:r w:rsidRPr="00934825">
        <w:t>Go to </w:t>
      </w:r>
      <w:r w:rsidRPr="00934825">
        <w:rPr>
          <w:b/>
          <w:bCs/>
        </w:rPr>
        <w:t>Credentials</w:t>
      </w:r>
      <w:r w:rsidRPr="00934825">
        <w:t> → </w:t>
      </w:r>
      <w:r w:rsidRPr="00934825">
        <w:rPr>
          <w:b/>
          <w:bCs/>
        </w:rPr>
        <w:t>[+ Create Credentials]</w:t>
      </w:r>
      <w:r w:rsidRPr="00934825">
        <w:t> → </w:t>
      </w:r>
      <w:r w:rsidRPr="00934825">
        <w:rPr>
          <w:b/>
          <w:bCs/>
        </w:rPr>
        <w:t>[OAuth Client ID]</w:t>
      </w:r>
    </w:p>
    <w:p w14:paraId="0DA14CFF" w14:textId="77777777" w:rsidR="00934825" w:rsidRPr="00934825" w:rsidRDefault="00934825" w:rsidP="00934825">
      <w:pPr>
        <w:numPr>
          <w:ilvl w:val="0"/>
          <w:numId w:val="33"/>
        </w:numPr>
      </w:pPr>
      <w:r w:rsidRPr="00934825">
        <w:t>Choose </w:t>
      </w:r>
      <w:r w:rsidRPr="00934825">
        <w:rPr>
          <w:b/>
          <w:bCs/>
        </w:rPr>
        <w:t>[Web Application]</w:t>
      </w:r>
    </w:p>
    <w:p w14:paraId="001381EC" w14:textId="77777777" w:rsidR="00934825" w:rsidRPr="00934825" w:rsidRDefault="00934825" w:rsidP="00934825">
      <w:pPr>
        <w:numPr>
          <w:ilvl w:val="0"/>
          <w:numId w:val="33"/>
        </w:numPr>
      </w:pPr>
      <w:r w:rsidRPr="00934825">
        <w:t>Add the following to </w:t>
      </w:r>
      <w:r w:rsidRPr="00934825">
        <w:rPr>
          <w:b/>
          <w:bCs/>
        </w:rPr>
        <w:t>Authorized JavaScript origins</w:t>
      </w:r>
      <w:r w:rsidRPr="00934825">
        <w:t>:</w:t>
      </w:r>
    </w:p>
    <w:p w14:paraId="076BDF74" w14:textId="77777777" w:rsidR="00934825" w:rsidRPr="00934825" w:rsidRDefault="00934825" w:rsidP="00934825">
      <w:pPr>
        <w:numPr>
          <w:ilvl w:val="0"/>
          <w:numId w:val="33"/>
        </w:numPr>
      </w:pPr>
      <w:r w:rsidRPr="00934825">
        <w:t>http://localhost:3000</w:t>
      </w:r>
    </w:p>
    <w:p w14:paraId="506818C4" w14:textId="77777777" w:rsidR="00934825" w:rsidRPr="00934825" w:rsidRDefault="00934825" w:rsidP="00934825">
      <w:pPr>
        <w:numPr>
          <w:ilvl w:val="0"/>
          <w:numId w:val="33"/>
        </w:numPr>
      </w:pPr>
      <w:r w:rsidRPr="00934825">
        <w:t>https://your-site.com</w:t>
      </w:r>
    </w:p>
    <w:p w14:paraId="448B0478" w14:textId="77777777" w:rsidR="00934825" w:rsidRPr="00934825" w:rsidRDefault="00934825" w:rsidP="00934825">
      <w:pPr>
        <w:numPr>
          <w:ilvl w:val="0"/>
          <w:numId w:val="33"/>
        </w:numPr>
      </w:pPr>
      <w:r w:rsidRPr="00934825">
        <w:lastRenderedPageBreak/>
        <w:t>And add the following to </w:t>
      </w:r>
      <w:r w:rsidRPr="00934825">
        <w:rPr>
          <w:b/>
          <w:bCs/>
        </w:rPr>
        <w:t>Authorized redirect URIs</w:t>
      </w:r>
      <w:r w:rsidRPr="00934825">
        <w:t>:</w:t>
      </w:r>
    </w:p>
    <w:p w14:paraId="24373B20" w14:textId="77777777" w:rsidR="00934825" w:rsidRPr="00934825" w:rsidRDefault="00934825" w:rsidP="00934825">
      <w:pPr>
        <w:numPr>
          <w:ilvl w:val="0"/>
          <w:numId w:val="33"/>
        </w:numPr>
      </w:pPr>
      <w:r w:rsidRPr="00934825">
        <w:t>http://localhost:3000/api/auth/callback/google</w:t>
      </w:r>
    </w:p>
    <w:p w14:paraId="75E3F1B2" w14:textId="77777777" w:rsidR="00934825" w:rsidRPr="00934825" w:rsidRDefault="00934825" w:rsidP="00934825">
      <w:pPr>
        <w:numPr>
          <w:ilvl w:val="0"/>
          <w:numId w:val="33"/>
        </w:numPr>
      </w:pPr>
      <w:r w:rsidRPr="00934825">
        <w:t>https://your-site.com/api/auth/callback/google</w:t>
      </w:r>
    </w:p>
    <w:p w14:paraId="44BC26E9" w14:textId="77777777" w:rsidR="00934825" w:rsidRPr="00934825" w:rsidRDefault="00934825" w:rsidP="00934825">
      <w:r w:rsidRPr="00934825">
        <w:rPr>
          <w:rFonts w:ascii="Segoe UI Emoji" w:hAnsi="Segoe UI Emoji" w:cs="Segoe UI Emoji"/>
        </w:rPr>
        <w:t>📌</w:t>
      </w:r>
      <w:r w:rsidRPr="00934825">
        <w:t xml:space="preserve"> If you’re using a subdomain like www, make sure to include it as well.</w:t>
      </w:r>
    </w:p>
    <w:p w14:paraId="012D8C32" w14:textId="77777777" w:rsidR="00934825" w:rsidRPr="00934825" w:rsidRDefault="00934825" w:rsidP="00934825">
      <w:pPr>
        <w:numPr>
          <w:ilvl w:val="0"/>
          <w:numId w:val="34"/>
        </w:numPr>
      </w:pPr>
      <w:r w:rsidRPr="00934825">
        <w:t>Click </w:t>
      </w:r>
      <w:r w:rsidRPr="00934825">
        <w:rPr>
          <w:b/>
          <w:bCs/>
        </w:rPr>
        <w:t>[Create]</w:t>
      </w:r>
    </w:p>
    <w:p w14:paraId="4B67FB95" w14:textId="77777777" w:rsidR="00934825" w:rsidRPr="00934825" w:rsidRDefault="00934825" w:rsidP="00934825">
      <w:pPr>
        <w:numPr>
          <w:ilvl w:val="0"/>
          <w:numId w:val="34"/>
        </w:numPr>
      </w:pPr>
      <w:r w:rsidRPr="00934825">
        <w:t>Copy:</w:t>
      </w:r>
    </w:p>
    <w:p w14:paraId="6F2B5D6B" w14:textId="77777777" w:rsidR="00934825" w:rsidRPr="00934825" w:rsidRDefault="00934825" w:rsidP="00934825">
      <w:pPr>
        <w:numPr>
          <w:ilvl w:val="0"/>
          <w:numId w:val="34"/>
        </w:numPr>
      </w:pPr>
      <w:r w:rsidRPr="00934825">
        <w:t>Client ID into GOOGLE_ID</w:t>
      </w:r>
    </w:p>
    <w:p w14:paraId="6DABB274" w14:textId="77777777" w:rsidR="00934825" w:rsidRPr="00934825" w:rsidRDefault="00934825" w:rsidP="00934825">
      <w:pPr>
        <w:numPr>
          <w:ilvl w:val="0"/>
          <w:numId w:val="34"/>
        </w:numPr>
      </w:pPr>
      <w:r w:rsidRPr="00934825">
        <w:t>Client Secret into GOOGLE_SECRET and paste them into your .env.local</w:t>
      </w:r>
    </w:p>
    <w:p w14:paraId="6EE9EB39" w14:textId="77777777" w:rsidR="00934825" w:rsidRPr="00934825" w:rsidRDefault="00FC53F0" w:rsidP="00934825">
      <w:r>
        <w:pict w14:anchorId="6E62D2D3">
          <v:rect id="_x0000_i1071" style="width:0;height:1.5pt" o:hralign="center" o:hrstd="t" o:hr="t" fillcolor="#a0a0a0" stroked="f"/>
        </w:pict>
      </w:r>
    </w:p>
    <w:p w14:paraId="1EF1D6E1" w14:textId="77777777" w:rsidR="00934825" w:rsidRPr="00934825" w:rsidRDefault="00934825" w:rsidP="00934825">
      <w:r w:rsidRPr="00934825">
        <w:t>4️</w:t>
      </w:r>
      <w:r w:rsidRPr="00934825">
        <w:rPr>
          <w:rFonts w:ascii="Segoe UI Symbol" w:hAnsi="Segoe UI Symbol" w:cs="Segoe UI Symbol"/>
        </w:rPr>
        <w:t>⃣</w:t>
      </w:r>
      <w:r w:rsidRPr="00934825">
        <w:t xml:space="preserve"> Publishing and verification</w:t>
      </w:r>
      <w:hyperlink r:id="rId112" w:anchor="4-publishing-and-verification" w:tooltip="Permanent link" w:history="1">
        <w:r w:rsidRPr="00934825">
          <w:rPr>
            <w:rStyle w:val="Hyperlink"/>
          </w:rPr>
          <w:t>¶</w:t>
        </w:r>
      </w:hyperlink>
    </w:p>
    <w:p w14:paraId="3ECD423E" w14:textId="77777777" w:rsidR="00934825" w:rsidRPr="00934825" w:rsidRDefault="00934825" w:rsidP="00934825">
      <w:pPr>
        <w:numPr>
          <w:ilvl w:val="0"/>
          <w:numId w:val="35"/>
        </w:numPr>
      </w:pPr>
      <w:r w:rsidRPr="00934825">
        <w:t>Go to </w:t>
      </w:r>
      <w:r w:rsidRPr="00934825">
        <w:rPr>
          <w:b/>
          <w:bCs/>
        </w:rPr>
        <w:t>[OAuth Consent Screen]</w:t>
      </w:r>
      <w:r w:rsidRPr="00934825">
        <w:t> → click </w:t>
      </w:r>
      <w:r w:rsidRPr="00934825">
        <w:rPr>
          <w:b/>
          <w:bCs/>
        </w:rPr>
        <w:t>[Publish App]</w:t>
      </w:r>
      <w:r w:rsidRPr="00934825">
        <w:t> and submit your app for verification.</w:t>
      </w:r>
    </w:p>
    <w:p w14:paraId="63730975" w14:textId="77777777" w:rsidR="00934825" w:rsidRPr="00934825" w:rsidRDefault="00934825" w:rsidP="00934825">
      <w:pPr>
        <w:numPr>
          <w:ilvl w:val="0"/>
          <w:numId w:val="35"/>
        </w:numPr>
      </w:pPr>
      <w:r w:rsidRPr="00934825">
        <w:t>Click </w:t>
      </w:r>
      <w:r w:rsidRPr="00934825">
        <w:rPr>
          <w:b/>
          <w:bCs/>
        </w:rPr>
        <w:t>[Prepare for verification]</w:t>
      </w:r>
      <w:r w:rsidRPr="00934825">
        <w:t> and complete the required fields.</w:t>
      </w:r>
    </w:p>
    <w:p w14:paraId="4F3EAB8A" w14:textId="77777777" w:rsidR="00934825" w:rsidRPr="00934825" w:rsidRDefault="00934825" w:rsidP="00934825">
      <w:pPr>
        <w:numPr>
          <w:ilvl w:val="0"/>
          <w:numId w:val="35"/>
        </w:numPr>
      </w:pPr>
      <w:r w:rsidRPr="00934825">
        <w:t>Google will send you an email—you need to respond to begin the process.</w:t>
      </w:r>
    </w:p>
    <w:p w14:paraId="3247A566" w14:textId="77777777" w:rsidR="00934825" w:rsidRPr="00934825" w:rsidRDefault="00934825" w:rsidP="00934825">
      <w:pPr>
        <w:numPr>
          <w:ilvl w:val="0"/>
          <w:numId w:val="35"/>
        </w:numPr>
      </w:pPr>
      <w:r w:rsidRPr="00934825">
        <w:t>Your </w:t>
      </w:r>
      <w:r w:rsidRPr="00934825">
        <w:rPr>
          <w:b/>
          <w:bCs/>
        </w:rPr>
        <w:t>domain must be verified on Google Search Console</w:t>
      </w:r>
      <w:r w:rsidRPr="00934825">
        <w:t>. You can do that now.</w:t>
      </w:r>
    </w:p>
    <w:p w14:paraId="01A112D9" w14:textId="77777777" w:rsidR="00934825" w:rsidRPr="00934825" w:rsidRDefault="00FC53F0" w:rsidP="00934825">
      <w:r>
        <w:pict w14:anchorId="603EDD04">
          <v:rect id="_x0000_i1072" style="width:0;height:1.5pt" o:hralign="center" o:hrstd="t" o:hr="t" fillcolor="#a0a0a0" stroked="f"/>
        </w:pict>
      </w:r>
    </w:p>
    <w:p w14:paraId="1B5CCBAD" w14:textId="77777777" w:rsidR="00934825" w:rsidRPr="00934825" w:rsidRDefault="00934825" w:rsidP="00934825">
      <w:r w:rsidRPr="00934825">
        <w:t>5️</w:t>
      </w:r>
      <w:r w:rsidRPr="00934825">
        <w:rPr>
          <w:rFonts w:ascii="Segoe UI Symbol" w:hAnsi="Segoe UI Symbol" w:cs="Segoe UI Symbol"/>
        </w:rPr>
        <w:t>⃣</w:t>
      </w:r>
      <w:r w:rsidRPr="00934825">
        <w:t xml:space="preserve"> Test the login</w:t>
      </w:r>
      <w:hyperlink r:id="rId113" w:anchor="5-test-the-login" w:tooltip="Permanent link" w:history="1">
        <w:r w:rsidRPr="00934825">
          <w:rPr>
            <w:rStyle w:val="Hyperlink"/>
          </w:rPr>
          <w:t>¶</w:t>
        </w:r>
      </w:hyperlink>
    </w:p>
    <w:p w14:paraId="51FE7235" w14:textId="77777777" w:rsidR="00934825" w:rsidRPr="00934825" w:rsidRDefault="00934825" w:rsidP="00934825">
      <w:pPr>
        <w:numPr>
          <w:ilvl w:val="0"/>
          <w:numId w:val="36"/>
        </w:numPr>
      </w:pPr>
      <w:r w:rsidRPr="00934825">
        <w:t>You can now log in with Google on </w:t>
      </w:r>
      <w:r w:rsidRPr="00934825">
        <w:rPr>
          <w:b/>
          <w:bCs/>
        </w:rPr>
        <w:t>localhost</w:t>
      </w:r>
      <w:r w:rsidRPr="00934825">
        <w:t>.</w:t>
      </w:r>
    </w:p>
    <w:p w14:paraId="29702FBD" w14:textId="77777777" w:rsidR="00934825" w:rsidRPr="00934825" w:rsidRDefault="00934825" w:rsidP="00934825">
      <w:pPr>
        <w:numPr>
          <w:ilvl w:val="0"/>
          <w:numId w:val="36"/>
        </w:numPr>
      </w:pPr>
      <w:r w:rsidRPr="00934825">
        <w:t>It will also work in production, but a </w:t>
      </w:r>
      <w:r w:rsidRPr="00934825">
        <w:rPr>
          <w:b/>
          <w:bCs/>
        </w:rPr>
        <w:t>warning</w:t>
      </w:r>
      <w:r w:rsidRPr="00934825">
        <w:t> will appear until verification is complete (can take a few days).</w:t>
      </w:r>
    </w:p>
    <w:p w14:paraId="4FE42499" w14:textId="77777777" w:rsidR="00934825" w:rsidRPr="00934825" w:rsidRDefault="00FC53F0" w:rsidP="00934825">
      <w:r>
        <w:pict w14:anchorId="66B1BFBD">
          <v:rect id="_x0000_i1073" style="width:0;height:1.5pt" o:hralign="center" o:hrstd="t" o:hr="t" fillcolor="#a0a0a0" stroked="f"/>
        </w:pict>
      </w:r>
    </w:p>
    <w:p w14:paraId="7E5CF199" w14:textId="77777777" w:rsidR="00934825" w:rsidRPr="00934825" w:rsidRDefault="00934825" w:rsidP="00934825">
      <w:r w:rsidRPr="00934825">
        <w:t>6️</w:t>
      </w:r>
      <w:r w:rsidRPr="00934825">
        <w:rPr>
          <w:rFonts w:ascii="Segoe UI Symbol" w:hAnsi="Segoe UI Symbol" w:cs="Segoe UI Symbol"/>
        </w:rPr>
        <w:t>⃣</w:t>
      </w:r>
      <w:r w:rsidRPr="00934825">
        <w:t xml:space="preserve"> Saving users in your database</w:t>
      </w:r>
      <w:hyperlink r:id="rId114" w:anchor="6-saving-users-in-your-database" w:tooltip="Permanent link" w:history="1">
        <w:r w:rsidRPr="00934825">
          <w:rPr>
            <w:rStyle w:val="Hyperlink"/>
          </w:rPr>
          <w:t>¶</w:t>
        </w:r>
      </w:hyperlink>
    </w:p>
    <w:p w14:paraId="4EAD69A0" w14:textId="77777777" w:rsidR="00934825" w:rsidRPr="00934825" w:rsidRDefault="00934825" w:rsidP="00934825">
      <w:pPr>
        <w:numPr>
          <w:ilvl w:val="0"/>
          <w:numId w:val="37"/>
        </w:numPr>
      </w:pPr>
      <w:r w:rsidRPr="00934825">
        <w:t>The </w:t>
      </w:r>
      <w:r w:rsidRPr="00934825">
        <w:rPr>
          <w:b/>
          <w:bCs/>
        </w:rPr>
        <w:t>MongoDB adapter</w:t>
      </w:r>
      <w:r w:rsidRPr="00934825">
        <w:t> automatically saves new users when they log in via Google.</w:t>
      </w:r>
    </w:p>
    <w:p w14:paraId="6DBA0074" w14:textId="77777777" w:rsidR="00934825" w:rsidRPr="00934825" w:rsidRDefault="00934825" w:rsidP="00934825">
      <w:pPr>
        <w:numPr>
          <w:ilvl w:val="0"/>
          <w:numId w:val="37"/>
        </w:numPr>
      </w:pPr>
      <w:r w:rsidRPr="00934825">
        <w:rPr>
          <w:rFonts w:ascii="Segoe UI Emoji" w:hAnsi="Segoe UI Emoji" w:cs="Segoe UI Emoji"/>
        </w:rPr>
        <w:t>✅</w:t>
      </w:r>
      <w:r w:rsidRPr="00934825">
        <w:t xml:space="preserve"> Make sure your </w:t>
      </w:r>
      <w:r w:rsidRPr="00934825">
        <w:rPr>
          <w:b/>
          <w:bCs/>
        </w:rPr>
        <w:t>database is configured first</w:t>
      </w:r>
      <w:r w:rsidRPr="00934825">
        <w:t>.</w:t>
      </w:r>
    </w:p>
    <w:p w14:paraId="26B96DC5" w14:textId="77777777" w:rsidR="0058503A" w:rsidRDefault="0058503A" w:rsidP="004D4310">
      <w:pPr>
        <w:pBdr>
          <w:bottom w:val="single" w:sz="6" w:space="1" w:color="auto"/>
        </w:pBdr>
      </w:pPr>
    </w:p>
    <w:p w14:paraId="2F4C6E1E" w14:textId="77777777" w:rsidR="00934825" w:rsidRDefault="00934825" w:rsidP="004D4310"/>
    <w:p w14:paraId="68E54F6A" w14:textId="77777777" w:rsidR="00934825" w:rsidRDefault="00934825" w:rsidP="00934825">
      <w:pPr>
        <w:pStyle w:val="ListParagraph"/>
        <w:numPr>
          <w:ilvl w:val="0"/>
          <w:numId w:val="9"/>
        </w:numPr>
      </w:pPr>
      <w:r>
        <w:lastRenderedPageBreak/>
        <w:t>Magic Links</w:t>
      </w:r>
    </w:p>
    <w:p w14:paraId="209BF71B" w14:textId="77777777" w:rsidR="00EF27A7" w:rsidRDefault="00EF27A7" w:rsidP="00EF27A7">
      <w:pPr>
        <w:pStyle w:val="Heading1"/>
        <w:shd w:val="clear" w:color="auto" w:fill="1E2129"/>
        <w:spacing w:before="0" w:after="300"/>
        <w:rPr>
          <w:rFonts w:ascii="Roboto" w:hAnsi="Roboto"/>
          <w:spacing w:val="-2"/>
        </w:rPr>
      </w:pPr>
      <w:r>
        <w:rPr>
          <w:rFonts w:ascii="Segoe UI Emoji" w:hAnsi="Segoe UI Emoji" w:cs="Segoe UI Emoji"/>
          <w:b/>
          <w:bCs/>
          <w:spacing w:val="-2"/>
        </w:rPr>
        <w:t>🔐</w:t>
      </w:r>
      <w:r>
        <w:rPr>
          <w:rFonts w:ascii="Roboto" w:hAnsi="Roboto"/>
          <w:b/>
          <w:bCs/>
          <w:spacing w:val="-2"/>
        </w:rPr>
        <w:t xml:space="preserve"> SaaSFast uses the NextAuth library for user authentication</w:t>
      </w:r>
      <w:hyperlink r:id="rId115" w:anchor="saasfast-uses-the-nextauth-library-for-user-authentication" w:tooltip="Permanent link" w:history="1">
        <w:r>
          <w:rPr>
            <w:rStyle w:val="Hyperlink"/>
            <w:rFonts w:ascii="Roboto" w:hAnsi="Roboto"/>
            <w:b/>
            <w:bCs/>
            <w:spacing w:val="-2"/>
          </w:rPr>
          <w:t>¶</w:t>
        </w:r>
      </w:hyperlink>
    </w:p>
    <w:p w14:paraId="1A6393EA" w14:textId="77777777" w:rsidR="00EF27A7" w:rsidRDefault="00EF27A7" w:rsidP="00EF27A7">
      <w:pPr>
        <w:pStyle w:val="NormalWeb"/>
        <w:shd w:val="clear" w:color="auto" w:fill="1E2129"/>
        <w:rPr>
          <w:rFonts w:ascii="Roboto" w:hAnsi="Roboto"/>
        </w:rPr>
      </w:pPr>
      <w:r>
        <w:rPr>
          <w:rFonts w:ascii="Roboto" w:hAnsi="Roboto"/>
        </w:rPr>
        <w:t>You can configure it in the file:</w:t>
      </w:r>
      <w:r>
        <w:rPr>
          <w:rFonts w:ascii="Roboto" w:hAnsi="Roboto"/>
        </w:rPr>
        <w:br/>
      </w:r>
      <w:r>
        <w:rPr>
          <w:rStyle w:val="HTMLCode"/>
          <w:rFonts w:ascii="Consolas" w:eastAsiaTheme="majorEastAsia" w:hAnsi="Consolas"/>
          <w:shd w:val="clear" w:color="auto" w:fill="272A35"/>
        </w:rPr>
        <w:t>/app/api/auth/[...nextauth]/route.js</w:t>
      </w:r>
    </w:p>
    <w:p w14:paraId="792E27F5" w14:textId="77777777" w:rsidR="00EF27A7" w:rsidRDefault="00FC53F0" w:rsidP="00EF27A7">
      <w:pPr>
        <w:spacing w:before="360" w:after="360"/>
        <w:rPr>
          <w:rFonts w:ascii="Roboto" w:hAnsi="Roboto"/>
        </w:rPr>
      </w:pPr>
      <w:r>
        <w:pict w14:anchorId="7561DA17">
          <v:rect id="_x0000_i1074" style="width:0;height:1.5pt" o:hralign="center" o:hrstd="t" o:hr="t" fillcolor="#a0a0a0" stroked="f"/>
        </w:pict>
      </w:r>
    </w:p>
    <w:p w14:paraId="7ABFEBCB" w14:textId="77777777" w:rsidR="00EF27A7" w:rsidRDefault="00EF27A7" w:rsidP="00EF27A7">
      <w:pPr>
        <w:pStyle w:val="Heading2"/>
        <w:shd w:val="clear" w:color="auto" w:fill="1E2129"/>
        <w:spacing w:before="384" w:after="154"/>
        <w:rPr>
          <w:rFonts w:ascii="Roboto" w:hAnsi="Roboto"/>
          <w:spacing w:val="-2"/>
          <w:sz w:val="37"/>
          <w:szCs w:val="37"/>
        </w:rPr>
      </w:pPr>
      <w:r>
        <w:rPr>
          <w:rFonts w:ascii="Segoe UI Emoji" w:hAnsi="Segoe UI Emoji" w:cs="Segoe UI Emoji"/>
          <w:b/>
          <w:bCs/>
          <w:spacing w:val="-2"/>
          <w:sz w:val="37"/>
          <w:szCs w:val="37"/>
        </w:rPr>
        <w:t>⚙️</w:t>
      </w:r>
      <w:r>
        <w:rPr>
          <w:rFonts w:ascii="Roboto" w:hAnsi="Roboto"/>
          <w:b/>
          <w:bCs/>
          <w:spacing w:val="-2"/>
          <w:sz w:val="37"/>
          <w:szCs w:val="37"/>
        </w:rPr>
        <w:t xml:space="preserve"> Setup</w:t>
      </w:r>
      <w:hyperlink r:id="rId116" w:anchor="setup" w:tooltip="Permanent link" w:history="1">
        <w:r>
          <w:rPr>
            <w:rStyle w:val="Hyperlink"/>
            <w:rFonts w:ascii="Roboto" w:hAnsi="Roboto"/>
            <w:b/>
            <w:bCs/>
            <w:spacing w:val="-2"/>
            <w:sz w:val="37"/>
            <w:szCs w:val="37"/>
          </w:rPr>
          <w:t>¶</w:t>
        </w:r>
      </w:hyperlink>
    </w:p>
    <w:p w14:paraId="2FC5CC73" w14:textId="77777777" w:rsidR="00EF27A7" w:rsidRDefault="00EF27A7" w:rsidP="00EF27A7">
      <w:pPr>
        <w:pStyle w:val="NormalWeb"/>
        <w:shd w:val="clear" w:color="auto" w:fill="1E2129"/>
        <w:rPr>
          <w:rFonts w:ascii="Roboto" w:hAnsi="Roboto"/>
        </w:rPr>
      </w:pPr>
      <w:r>
        <w:rPr>
          <w:rFonts w:ascii="Roboto" w:hAnsi="Roboto"/>
        </w:rPr>
        <w:t>1️</w:t>
      </w:r>
      <w:r>
        <w:rPr>
          <w:rFonts w:ascii="Segoe UI Symbol" w:hAnsi="Segoe UI Symbol" w:cs="Segoe UI Symbol"/>
        </w:rPr>
        <w:t>⃣</w:t>
      </w:r>
      <w:r>
        <w:rPr>
          <w:rFonts w:ascii="Roboto" w:hAnsi="Roboto"/>
        </w:rPr>
        <w:t xml:space="preserve"> If you haven</w:t>
      </w:r>
      <w:r>
        <w:rPr>
          <w:rFonts w:ascii="Roboto" w:hAnsi="Roboto" w:cs="Roboto"/>
        </w:rPr>
        <w:t>’</w:t>
      </w:r>
      <w:r>
        <w:rPr>
          <w:rFonts w:ascii="Roboto" w:hAnsi="Roboto"/>
        </w:rPr>
        <w:t>t already, add the following values to your </w:t>
      </w:r>
      <w:r>
        <w:rPr>
          <w:rStyle w:val="HTMLCode"/>
          <w:rFonts w:ascii="Consolas" w:eastAsiaTheme="majorEastAsia" w:hAnsi="Consolas"/>
          <w:shd w:val="clear" w:color="auto" w:fill="272A35"/>
        </w:rPr>
        <w:t>.env.local</w:t>
      </w:r>
      <w:r>
        <w:rPr>
          <w:rFonts w:ascii="Roboto" w:hAnsi="Roboto"/>
        </w:rPr>
        <w:t> file:</w:t>
      </w:r>
      <w:r>
        <w:rPr>
          <w:rFonts w:ascii="Roboto" w:hAnsi="Roboto"/>
        </w:rPr>
        <w:br/>
      </w:r>
      <w:r>
        <w:rPr>
          <w:rFonts w:ascii="Segoe UI Emoji" w:hAnsi="Segoe UI Emoji" w:cs="Segoe UI Emoji"/>
        </w:rPr>
        <w:t>💻</w:t>
      </w:r>
      <w:r>
        <w:rPr>
          <w:rFonts w:ascii="Roboto" w:hAnsi="Roboto"/>
        </w:rPr>
        <w:t xml:space="preserve"> There is a code block here</w:t>
      </w:r>
    </w:p>
    <w:p w14:paraId="52411B70" w14:textId="77777777" w:rsidR="00EF27A7" w:rsidRDefault="00EF27A7" w:rsidP="00EF27A7">
      <w:pPr>
        <w:pStyle w:val="NormalWeb"/>
        <w:shd w:val="clear" w:color="auto" w:fill="1E2129"/>
        <w:rPr>
          <w:rFonts w:ascii="Roboto" w:hAnsi="Roboto"/>
        </w:rPr>
      </w:pPr>
      <w:r>
        <w:rPr>
          <w:rFonts w:ascii="Segoe UI Emoji" w:hAnsi="Segoe UI Emoji" w:cs="Segoe UI Emoji"/>
        </w:rPr>
        <w:t>🔑</w:t>
      </w:r>
      <w:r>
        <w:rPr>
          <w:rFonts w:ascii="Roboto" w:hAnsi="Roboto"/>
        </w:rPr>
        <w:t> </w:t>
      </w:r>
      <w:r>
        <w:rPr>
          <w:rStyle w:val="HTMLCode"/>
          <w:rFonts w:ascii="Consolas" w:eastAsiaTheme="majorEastAsia" w:hAnsi="Consolas"/>
          <w:shd w:val="clear" w:color="auto" w:fill="272A35"/>
        </w:rPr>
        <w:t>NEXTAUTH_SECRET</w:t>
      </w:r>
      <w:r>
        <w:rPr>
          <w:rFonts w:ascii="Roboto" w:hAnsi="Roboto"/>
        </w:rPr>
        <w:t> is a random string used to encrypt JWT.</w:t>
      </w:r>
      <w:r>
        <w:rPr>
          <w:rFonts w:ascii="Roboto" w:hAnsi="Roboto"/>
        </w:rPr>
        <w:br/>
        <w:t>Use any value that is </w:t>
      </w:r>
      <w:r>
        <w:rPr>
          <w:rStyle w:val="Strong"/>
          <w:rFonts w:ascii="Roboto" w:eastAsiaTheme="majorEastAsia" w:hAnsi="Roboto"/>
        </w:rPr>
        <w:t>at least 15 characters long</w:t>
      </w:r>
      <w:r>
        <w:rPr>
          <w:rFonts w:ascii="Roboto" w:hAnsi="Roboto"/>
        </w:rPr>
        <w:t>.</w:t>
      </w:r>
    </w:p>
    <w:p w14:paraId="26C6725A" w14:textId="77777777" w:rsidR="00EF27A7" w:rsidRDefault="00FC53F0" w:rsidP="00EF27A7">
      <w:pPr>
        <w:spacing w:before="360" w:after="360"/>
        <w:rPr>
          <w:rFonts w:ascii="Roboto" w:hAnsi="Roboto"/>
        </w:rPr>
      </w:pPr>
      <w:r>
        <w:pict w14:anchorId="45F8A1DC">
          <v:rect id="_x0000_i1075" style="width:0;height:1.5pt" o:hralign="center" o:hrstd="t" o:hr="t" fillcolor="#a0a0a0" stroked="f"/>
        </w:pict>
      </w:r>
    </w:p>
    <w:p w14:paraId="261DB84B" w14:textId="77777777" w:rsidR="00EF27A7" w:rsidRDefault="00EF27A7" w:rsidP="00EF27A7">
      <w:pPr>
        <w:pStyle w:val="NormalWeb"/>
        <w:shd w:val="clear" w:color="auto" w:fill="1E2129"/>
        <w:rPr>
          <w:rFonts w:ascii="Roboto" w:hAnsi="Roboto"/>
        </w:rPr>
      </w:pPr>
      <w:r>
        <w:rPr>
          <w:rFonts w:ascii="Roboto" w:hAnsi="Roboto"/>
        </w:rPr>
        <w:t>2️</w:t>
      </w:r>
      <w:r>
        <w:rPr>
          <w:rFonts w:ascii="Segoe UI Symbol" w:hAnsi="Segoe UI Symbol" w:cs="Segoe UI Symbol"/>
        </w:rPr>
        <w:t>⃣</w:t>
      </w:r>
      <w:r>
        <w:rPr>
          <w:rFonts w:ascii="Roboto" w:hAnsi="Roboto"/>
        </w:rPr>
        <w:t xml:space="preserve"> If you haven</w:t>
      </w:r>
      <w:r>
        <w:rPr>
          <w:rFonts w:ascii="Roboto" w:hAnsi="Roboto" w:cs="Roboto"/>
        </w:rPr>
        <w:t>’</w:t>
      </w:r>
      <w:r>
        <w:rPr>
          <w:rFonts w:ascii="Roboto" w:hAnsi="Roboto"/>
        </w:rPr>
        <w:t>t set up email sending/receiving yet, do that first.</w:t>
      </w:r>
    </w:p>
    <w:p w14:paraId="5D33E7AA" w14:textId="77777777" w:rsidR="00EF27A7" w:rsidRDefault="00FC53F0" w:rsidP="00EF27A7">
      <w:pPr>
        <w:spacing w:before="360" w:after="360"/>
        <w:rPr>
          <w:rFonts w:ascii="Roboto" w:hAnsi="Roboto"/>
        </w:rPr>
      </w:pPr>
      <w:r>
        <w:pict w14:anchorId="6E665859">
          <v:rect id="_x0000_i1076" style="width:0;height:1.5pt" o:hralign="center" o:hrstd="t" o:hr="t" fillcolor="#a0a0a0" stroked="f"/>
        </w:pict>
      </w:r>
    </w:p>
    <w:p w14:paraId="2B4B5D78" w14:textId="77777777" w:rsidR="00EF27A7" w:rsidRDefault="00EF27A7" w:rsidP="00EF27A7">
      <w:pPr>
        <w:pStyle w:val="NormalWeb"/>
        <w:shd w:val="clear" w:color="auto" w:fill="1E2129"/>
        <w:rPr>
          <w:rFonts w:ascii="Roboto" w:hAnsi="Roboto"/>
        </w:rPr>
      </w:pPr>
      <w:r>
        <w:rPr>
          <w:rFonts w:ascii="Roboto" w:hAnsi="Roboto"/>
        </w:rPr>
        <w:t>3️</w:t>
      </w:r>
      <w:r>
        <w:rPr>
          <w:rFonts w:ascii="Segoe UI Symbol" w:hAnsi="Segoe UI Symbol" w:cs="Segoe UI Symbol"/>
        </w:rPr>
        <w:t>⃣</w:t>
      </w:r>
      <w:r>
        <w:rPr>
          <w:rFonts w:ascii="Roboto" w:hAnsi="Roboto"/>
        </w:rPr>
        <w:t xml:space="preserve"> In the </w:t>
      </w:r>
      <w:r>
        <w:rPr>
          <w:rStyle w:val="HTMLCode"/>
          <w:rFonts w:ascii="Consolas" w:eastAsiaTheme="majorEastAsia" w:hAnsi="Consolas"/>
          <w:shd w:val="clear" w:color="auto" w:fill="272A35"/>
        </w:rPr>
        <w:t>config.js</w:t>
      </w:r>
      <w:r>
        <w:rPr>
          <w:rFonts w:ascii="Roboto" w:hAnsi="Roboto"/>
        </w:rPr>
        <w:t> file, add a </w:t>
      </w:r>
      <w:r>
        <w:rPr>
          <w:rStyle w:val="HTMLCode"/>
          <w:rFonts w:ascii="Consolas" w:eastAsiaTheme="majorEastAsia" w:hAnsi="Consolas"/>
          <w:shd w:val="clear" w:color="auto" w:fill="272A35"/>
        </w:rPr>
        <w:t>from</w:t>
      </w:r>
      <w:r>
        <w:rPr>
          <w:rFonts w:ascii="Roboto" w:hAnsi="Roboto"/>
        </w:rPr>
        <w:t> field to </w:t>
      </w:r>
      <w:r>
        <w:rPr>
          <w:rStyle w:val="HTMLCode"/>
          <w:rFonts w:ascii="Consolas" w:eastAsiaTheme="majorEastAsia" w:hAnsi="Consolas"/>
          <w:shd w:val="clear" w:color="auto" w:fill="272A35"/>
        </w:rPr>
        <w:t>resend.fromNoReply</w:t>
      </w:r>
      <w:r>
        <w:rPr>
          <w:rFonts w:ascii="Roboto" w:hAnsi="Roboto"/>
        </w:rPr>
        <w:br/>
      </w:r>
      <w:r>
        <w:rPr>
          <w:rFonts w:ascii="Segoe UI Emoji" w:hAnsi="Segoe UI Emoji" w:cs="Segoe UI Emoji"/>
        </w:rPr>
        <w:t>📧</w:t>
      </w:r>
      <w:r>
        <w:rPr>
          <w:rFonts w:ascii="Roboto" w:hAnsi="Roboto"/>
        </w:rPr>
        <w:t xml:space="preserve"> (Usually something like </w:t>
      </w:r>
      <w:r>
        <w:rPr>
          <w:rStyle w:val="HTMLCode"/>
          <w:rFonts w:ascii="Consolas" w:eastAsiaTheme="majorEastAsia" w:hAnsi="Consolas"/>
          <w:shd w:val="clear" w:color="auto" w:fill="272A35"/>
        </w:rPr>
        <w:t>noreply@mail.yourdomain.com</w:t>
      </w:r>
      <w:r>
        <w:rPr>
          <w:rFonts w:ascii="Roboto" w:hAnsi="Roboto"/>
        </w:rPr>
        <w:t>)</w:t>
      </w:r>
    </w:p>
    <w:p w14:paraId="054D8FFA" w14:textId="77777777" w:rsidR="00EF27A7" w:rsidRDefault="00FC53F0" w:rsidP="00EF27A7">
      <w:pPr>
        <w:spacing w:before="360" w:after="360"/>
        <w:rPr>
          <w:rFonts w:ascii="Roboto" w:hAnsi="Roboto"/>
        </w:rPr>
      </w:pPr>
      <w:r>
        <w:pict w14:anchorId="67584FF5">
          <v:rect id="_x0000_i1077" style="width:0;height:1.5pt" o:hralign="center" o:hrstd="t" o:hr="t" fillcolor="#a0a0a0" stroked="f"/>
        </w:pict>
      </w:r>
    </w:p>
    <w:p w14:paraId="0B9912F6" w14:textId="77777777" w:rsidR="00EF27A7" w:rsidRDefault="00EF27A7" w:rsidP="00EF27A7">
      <w:pPr>
        <w:pStyle w:val="NormalWeb"/>
        <w:shd w:val="clear" w:color="auto" w:fill="1E2129"/>
        <w:rPr>
          <w:rFonts w:ascii="Roboto" w:hAnsi="Roboto"/>
        </w:rPr>
      </w:pPr>
      <w:r>
        <w:rPr>
          <w:rFonts w:ascii="Roboto" w:hAnsi="Roboto"/>
        </w:rPr>
        <w:t>4️</w:t>
      </w:r>
      <w:r>
        <w:rPr>
          <w:rFonts w:ascii="Segoe UI Symbol" w:hAnsi="Segoe UI Symbol" w:cs="Segoe UI Symbol"/>
        </w:rPr>
        <w:t>⃣</w:t>
      </w:r>
      <w:r>
        <w:rPr>
          <w:rFonts w:ascii="Roboto" w:hAnsi="Roboto"/>
        </w:rPr>
        <w:t> </w:t>
      </w:r>
      <w:r>
        <w:rPr>
          <w:rStyle w:val="Emphasis"/>
          <w:rFonts w:ascii="Roboto" w:eastAsiaTheme="majorEastAsia" w:hAnsi="Roboto"/>
        </w:rPr>
        <w:t>(Skip this if you are using Resend)</w:t>
      </w:r>
      <w:r>
        <w:rPr>
          <w:rFonts w:ascii="Roboto" w:hAnsi="Roboto"/>
        </w:rPr>
        <w:br/>
      </w:r>
      <w:r>
        <w:rPr>
          <w:rFonts w:ascii="Segoe UI Emoji" w:hAnsi="Segoe UI Emoji" w:cs="Segoe UI Emoji"/>
        </w:rPr>
        <w:t>🚫</w:t>
      </w:r>
      <w:r>
        <w:rPr>
          <w:rFonts w:ascii="Roboto" w:hAnsi="Roboto"/>
        </w:rPr>
        <w:t xml:space="preserve"> Add a sending limit in Mailgun to prevent abuse.</w:t>
      </w:r>
    </w:p>
    <w:p w14:paraId="0A791022" w14:textId="77777777" w:rsidR="00EF27A7" w:rsidRDefault="00FC53F0" w:rsidP="00EF27A7">
      <w:pPr>
        <w:spacing w:before="360" w:after="360"/>
        <w:rPr>
          <w:rFonts w:ascii="Roboto" w:hAnsi="Roboto"/>
        </w:rPr>
      </w:pPr>
      <w:r>
        <w:pict w14:anchorId="42004D22">
          <v:rect id="_x0000_i1078" style="width:0;height:1.5pt" o:hralign="center" o:hrstd="t" o:hr="t" fillcolor="#a0a0a0" stroked="f"/>
        </w:pict>
      </w:r>
    </w:p>
    <w:p w14:paraId="616C94A2" w14:textId="77777777" w:rsidR="00EF27A7" w:rsidRDefault="00EF27A7" w:rsidP="00EF27A7">
      <w:pPr>
        <w:pStyle w:val="NormalWeb"/>
        <w:pBdr>
          <w:bottom w:val="single" w:sz="6" w:space="1" w:color="auto"/>
        </w:pBdr>
        <w:shd w:val="clear" w:color="auto" w:fill="1E2129"/>
        <w:spacing w:after="0" w:afterAutospacing="0"/>
        <w:rPr>
          <w:rFonts w:ascii="Roboto" w:hAnsi="Roboto"/>
        </w:rPr>
      </w:pPr>
      <w:r>
        <w:rPr>
          <w:rFonts w:ascii="Roboto" w:hAnsi="Roboto"/>
        </w:rPr>
        <w:t>5️</w:t>
      </w:r>
      <w:r>
        <w:rPr>
          <w:rFonts w:ascii="Segoe UI Symbol" w:hAnsi="Segoe UI Symbol" w:cs="Segoe UI Symbol"/>
        </w:rPr>
        <w:t>⃣</w:t>
      </w:r>
      <w:r>
        <w:rPr>
          <w:rFonts w:ascii="Roboto" w:hAnsi="Roboto"/>
        </w:rPr>
        <w:t xml:space="preserve"> The MongoDB adapter saves new users to the database when they click the login link received via email.</w:t>
      </w:r>
      <w:r>
        <w:rPr>
          <w:rFonts w:ascii="Roboto" w:hAnsi="Roboto"/>
        </w:rPr>
        <w:br/>
      </w:r>
      <w:r>
        <w:rPr>
          <w:rFonts w:ascii="Segoe UI Emoji" w:hAnsi="Segoe UI Emoji" w:cs="Segoe UI Emoji"/>
        </w:rPr>
        <w:t>🗃️</w:t>
      </w:r>
      <w:r>
        <w:rPr>
          <w:rFonts w:ascii="Roboto" w:hAnsi="Roboto"/>
        </w:rPr>
        <w:t xml:space="preserve"> Make sure your database is properly configured first.</w:t>
      </w:r>
    </w:p>
    <w:p w14:paraId="3C4E98D8" w14:textId="77777777" w:rsidR="006F46A9" w:rsidRPr="006F46A9" w:rsidRDefault="006F46A9" w:rsidP="006F46A9">
      <w:pPr>
        <w:pStyle w:val="ListParagraph"/>
        <w:numPr>
          <w:ilvl w:val="0"/>
          <w:numId w:val="9"/>
        </w:numPr>
        <w:rPr>
          <w:rFonts w:ascii="Segoe UI Emoji" w:hAnsi="Segoe UI Emoji" w:cs="Segoe UI Emoji"/>
        </w:rPr>
      </w:pPr>
      <w:r w:rsidRPr="006F46A9">
        <w:rPr>
          <w:rFonts w:ascii="Segoe UI Emoji" w:hAnsi="Segoe UI Emoji" w:cs="Segoe UI Emoji"/>
        </w:rPr>
        <w:lastRenderedPageBreak/>
        <w:t>Customer Support</w:t>
      </w:r>
    </w:p>
    <w:p w14:paraId="0E260B54" w14:textId="77777777" w:rsidR="006F46A9" w:rsidRPr="006F46A9" w:rsidRDefault="006F46A9" w:rsidP="006F46A9">
      <w:pPr>
        <w:rPr>
          <w:rFonts w:ascii="Segoe UI Emoji" w:hAnsi="Segoe UI Emoji" w:cs="Segoe UI Emoji"/>
        </w:rPr>
      </w:pPr>
      <w:r w:rsidRPr="006F46A9">
        <w:rPr>
          <w:rFonts w:ascii="Segoe UI Emoji" w:hAnsi="Segoe UI Emoji" w:cs="Segoe UI Emoji"/>
        </w:rPr>
        <w:t>⚙️</w:t>
      </w:r>
      <w:r w:rsidRPr="006F46A9">
        <w:t xml:space="preserve"> Setup</w:t>
      </w:r>
      <w:hyperlink r:id="rId117" w:anchor="setup" w:tooltip="Permanent link" w:history="1">
        <w:r w:rsidRPr="006F46A9">
          <w:rPr>
            <w:rStyle w:val="Hyperlink"/>
          </w:rPr>
          <w:t>¶</w:t>
        </w:r>
      </w:hyperlink>
    </w:p>
    <w:p w14:paraId="648D56C7" w14:textId="77777777" w:rsidR="006F46A9" w:rsidRPr="006F46A9" w:rsidRDefault="006F46A9" w:rsidP="006F46A9">
      <w:r w:rsidRPr="006F46A9">
        <w:t>1️</w:t>
      </w:r>
      <w:r w:rsidRPr="006F46A9">
        <w:rPr>
          <w:rFonts w:ascii="Segoe UI Symbol" w:hAnsi="Segoe UI Symbol" w:cs="Segoe UI Symbol"/>
        </w:rPr>
        <w:t>⃣</w:t>
      </w:r>
      <w:r w:rsidRPr="006F46A9">
        <w:t xml:space="preserve"> Create an account on </w:t>
      </w:r>
      <w:r w:rsidRPr="006F46A9">
        <w:rPr>
          <w:b/>
          <w:bCs/>
        </w:rPr>
        <w:t>Crisp</w:t>
      </w:r>
      <w:r w:rsidRPr="006F46A9">
        <w:t>.</w:t>
      </w:r>
    </w:p>
    <w:p w14:paraId="1D46F227" w14:textId="77777777" w:rsidR="006F46A9" w:rsidRPr="006F46A9" w:rsidRDefault="006F46A9" w:rsidP="006F46A9">
      <w:r w:rsidRPr="006F46A9">
        <w:t>2️</w:t>
      </w:r>
      <w:r w:rsidRPr="006F46A9">
        <w:rPr>
          <w:rFonts w:ascii="Segoe UI Symbol" w:hAnsi="Segoe UI Symbol" w:cs="Segoe UI Symbol"/>
        </w:rPr>
        <w:t>⃣</w:t>
      </w:r>
      <w:r w:rsidRPr="006F46A9">
        <w:t xml:space="preserve"> Create a new website and copy the </w:t>
      </w:r>
      <w:r w:rsidRPr="006F46A9">
        <w:rPr>
          <w:b/>
          <w:bCs/>
        </w:rPr>
        <w:t>Website ID</w:t>
      </w:r>
      <w:r w:rsidRPr="006F46A9">
        <w:t>.</w:t>
      </w:r>
      <w:r w:rsidRPr="006F46A9">
        <w:br/>
        <w:t>- You can find it under the </w:t>
      </w:r>
      <w:r w:rsidRPr="006F46A9">
        <w:rPr>
          <w:b/>
          <w:bCs/>
        </w:rPr>
        <w:t>Integrations</w:t>
      </w:r>
      <w:r w:rsidRPr="006F46A9">
        <w:t> menu, in the </w:t>
      </w:r>
      <w:r w:rsidRPr="006F46A9">
        <w:rPr>
          <w:b/>
          <w:bCs/>
        </w:rPr>
        <w:t>HTML</w:t>
      </w:r>
      <w:r w:rsidRPr="006F46A9">
        <w:t> section.</w:t>
      </w:r>
      <w:r w:rsidRPr="006F46A9">
        <w:br/>
        <w:t>- It's referred to as: CRISP_WEBSITE_ID</w:t>
      </w:r>
    </w:p>
    <w:p w14:paraId="45C47E2F" w14:textId="77777777" w:rsidR="006F46A9" w:rsidRPr="006F46A9" w:rsidRDefault="006F46A9" w:rsidP="006F46A9">
      <w:r w:rsidRPr="006F46A9">
        <w:t>3️</w:t>
      </w:r>
      <w:r w:rsidRPr="006F46A9">
        <w:rPr>
          <w:rFonts w:ascii="Segoe UI Symbol" w:hAnsi="Segoe UI Symbol" w:cs="Segoe UI Symbol"/>
        </w:rPr>
        <w:t>⃣</w:t>
      </w:r>
      <w:r w:rsidRPr="006F46A9">
        <w:t xml:space="preserve"> Paste the </w:t>
      </w:r>
      <w:r w:rsidRPr="006F46A9">
        <w:rPr>
          <w:b/>
          <w:bCs/>
        </w:rPr>
        <w:t>Crisp Website ID</w:t>
      </w:r>
      <w:r w:rsidRPr="006F46A9">
        <w:t> into crisp.id in the config.js file.</w:t>
      </w:r>
    </w:p>
    <w:p w14:paraId="0964C551" w14:textId="77777777" w:rsidR="00EF27A7" w:rsidRDefault="00EF27A7" w:rsidP="00934825">
      <w:pPr>
        <w:pBdr>
          <w:bottom w:val="single" w:sz="6" w:space="1" w:color="auto"/>
        </w:pBdr>
      </w:pPr>
    </w:p>
    <w:p w14:paraId="0B856AE7" w14:textId="77777777" w:rsidR="003C62AF" w:rsidRDefault="003C62AF" w:rsidP="003C62AF">
      <w:pPr>
        <w:pStyle w:val="ListParagraph"/>
        <w:numPr>
          <w:ilvl w:val="0"/>
          <w:numId w:val="9"/>
        </w:numPr>
      </w:pPr>
      <w:r>
        <w:t>Customer Support</w:t>
      </w:r>
    </w:p>
    <w:p w14:paraId="596D7EEF" w14:textId="77777777" w:rsidR="003C62AF" w:rsidRPr="003C62AF" w:rsidRDefault="003C62AF" w:rsidP="003C62AF">
      <w:r w:rsidRPr="003C62AF">
        <w:t>Error Handling</w:t>
      </w:r>
    </w:p>
    <w:p w14:paraId="58AB77C8" w14:textId="77777777" w:rsidR="003C62AF" w:rsidRPr="003C62AF" w:rsidRDefault="00FC53F0" w:rsidP="003C62AF">
      <w:r>
        <w:pict w14:anchorId="2444E9D8">
          <v:rect id="_x0000_i1079" style="width:0;height:1.5pt" o:hralign="center" o:hrstd="t" o:hr="t" fillcolor="#a0a0a0" stroked="f"/>
        </w:pict>
      </w:r>
    </w:p>
    <w:p w14:paraId="451F0F25" w14:textId="77777777" w:rsidR="003C62AF" w:rsidRPr="003C62AF" w:rsidRDefault="003C62AF" w:rsidP="003C62AF">
      <w:r w:rsidRPr="003C62AF">
        <w:rPr>
          <w:rFonts w:ascii="Segoe UI Emoji" w:hAnsi="Segoe UI Emoji" w:cs="Segoe UI Emoji"/>
        </w:rPr>
        <w:t>⚠️</w:t>
      </w:r>
      <w:r w:rsidRPr="003C62AF">
        <w:t xml:space="preserve"> Graceful Handling of JavaScript and 404 Errors</w:t>
      </w:r>
      <w:hyperlink r:id="rId118" w:anchor="graceful-handling-of-javascript-and-404-errors" w:tooltip="Permanent link" w:history="1">
        <w:r w:rsidRPr="003C62AF">
          <w:rPr>
            <w:rStyle w:val="Hyperlink"/>
          </w:rPr>
          <w:t>¶</w:t>
        </w:r>
      </w:hyperlink>
    </w:p>
    <w:p w14:paraId="5394CFF6" w14:textId="77777777" w:rsidR="003C62AF" w:rsidRPr="003C62AF" w:rsidRDefault="003C62AF" w:rsidP="003C62AF">
      <w:pPr>
        <w:numPr>
          <w:ilvl w:val="0"/>
          <w:numId w:val="38"/>
        </w:numPr>
      </w:pPr>
      <w:r w:rsidRPr="003C62AF">
        <w:t>JavaScript errors are handled elegantly using the top-level component: /app/error.js</w:t>
      </w:r>
    </w:p>
    <w:p w14:paraId="0EFB0230" w14:textId="77777777" w:rsidR="003C62AF" w:rsidRPr="003C62AF" w:rsidRDefault="003C62AF" w:rsidP="003C62AF">
      <w:pPr>
        <w:numPr>
          <w:ilvl w:val="0"/>
          <w:numId w:val="38"/>
        </w:numPr>
      </w:pPr>
      <w:r w:rsidRPr="003C62AF">
        <w:t>404 (Not Found) pages are also managed smoothly via the component: /app/not-found.js</w:t>
      </w:r>
    </w:p>
    <w:p w14:paraId="4E8F9B8A" w14:textId="77777777" w:rsidR="003C62AF" w:rsidRPr="003C62AF" w:rsidRDefault="00FC53F0" w:rsidP="003C62AF">
      <w:r>
        <w:pict w14:anchorId="02CBBDC4">
          <v:rect id="_x0000_i1080" style="width:0;height:1.5pt" o:hralign="center" o:hrstd="t" o:hr="t" fillcolor="#a0a0a0" stroked="f"/>
        </w:pict>
      </w:r>
    </w:p>
    <w:p w14:paraId="764EEE7F" w14:textId="77777777" w:rsidR="003C62AF" w:rsidRPr="003C62AF" w:rsidRDefault="003C62AF" w:rsidP="003C62AF">
      <w:r w:rsidRPr="003C62AF">
        <w:rPr>
          <w:rFonts w:ascii="Segoe UI Emoji" w:hAnsi="Segoe UI Emoji" w:cs="Segoe UI Emoji"/>
        </w:rPr>
        <w:t>🧩</w:t>
      </w:r>
      <w:r w:rsidRPr="003C62AF">
        <w:t xml:space="preserve"> What Happens When an Error Occurs</w:t>
      </w:r>
      <w:hyperlink r:id="rId119" w:anchor="what-happens-when-an-error-occurs" w:tooltip="Permanent link" w:history="1">
        <w:r w:rsidRPr="003C62AF">
          <w:rPr>
            <w:rStyle w:val="Hyperlink"/>
          </w:rPr>
          <w:t>¶</w:t>
        </w:r>
      </w:hyperlink>
    </w:p>
    <w:p w14:paraId="4D207785" w14:textId="77777777" w:rsidR="003C62AF" w:rsidRPr="003C62AF" w:rsidRDefault="003C62AF" w:rsidP="003C62AF">
      <w:pPr>
        <w:numPr>
          <w:ilvl w:val="0"/>
          <w:numId w:val="39"/>
        </w:numPr>
      </w:pPr>
      <w:r w:rsidRPr="003C62AF">
        <w:t>A clean, user-friendly error page is displayed, and users can reach out to support through the &lt;ButtonSupport /&gt; component.</w:t>
      </w:r>
    </w:p>
    <w:p w14:paraId="71960D0B" w14:textId="77777777" w:rsidR="003C62AF" w:rsidRPr="003C62AF" w:rsidRDefault="003C62AF" w:rsidP="003C62AF">
      <w:pPr>
        <w:numPr>
          <w:ilvl w:val="0"/>
          <w:numId w:val="39"/>
        </w:numPr>
      </w:pPr>
      <w:r w:rsidRPr="003C62AF">
        <w:t>By default, the support button opens </w:t>
      </w:r>
      <w:r w:rsidRPr="003C62AF">
        <w:rPr>
          <w:b/>
          <w:bCs/>
        </w:rPr>
        <w:t>Crisp live chat</w:t>
      </w:r>
      <w:r w:rsidRPr="003C62AF">
        <w:t> (if crisp.id is configured in the config.js file).</w:t>
      </w:r>
    </w:p>
    <w:p w14:paraId="247F5622" w14:textId="77777777" w:rsidR="003C62AF" w:rsidRPr="003C62AF" w:rsidRDefault="003C62AF" w:rsidP="003C62AF">
      <w:r w:rsidRPr="003C62AF">
        <w:rPr>
          <w:rFonts w:ascii="Segoe UI Emoji" w:hAnsi="Segoe UI Emoji" w:cs="Segoe UI Emoji"/>
        </w:rPr>
        <w:t>📘</w:t>
      </w:r>
      <w:r w:rsidRPr="003C62AF">
        <w:t xml:space="preserve"> See the guide for setting up </w:t>
      </w:r>
      <w:r w:rsidRPr="003C62AF">
        <w:rPr>
          <w:b/>
          <w:bCs/>
        </w:rPr>
        <w:t>Crisp</w:t>
      </w:r>
      <w:r w:rsidRPr="003C62AF">
        <w:t>.</w:t>
      </w:r>
    </w:p>
    <w:p w14:paraId="441828FF" w14:textId="77777777" w:rsidR="003C62AF" w:rsidRPr="003C62AF" w:rsidRDefault="003C62AF" w:rsidP="003C62AF">
      <w:pPr>
        <w:numPr>
          <w:ilvl w:val="0"/>
          <w:numId w:val="40"/>
        </w:numPr>
      </w:pPr>
      <w:r w:rsidRPr="003C62AF">
        <w:t>If crisp.id is </w:t>
      </w:r>
      <w:r w:rsidRPr="003C62AF">
        <w:rPr>
          <w:b/>
          <w:bCs/>
        </w:rPr>
        <w:t>not</w:t>
      </w:r>
      <w:r w:rsidRPr="003C62AF">
        <w:t> set in config.js, the support button will instead open the user’s </w:t>
      </w:r>
      <w:r w:rsidRPr="003C62AF">
        <w:rPr>
          <w:b/>
          <w:bCs/>
        </w:rPr>
        <w:t>email client</w:t>
      </w:r>
      <w:r w:rsidRPr="003C62AF">
        <w:t> using a mailto: link, so they can contact your support address (resend.supportEmail in config.js).</w:t>
      </w:r>
    </w:p>
    <w:p w14:paraId="6DE9A5E3" w14:textId="77777777" w:rsidR="003C62AF" w:rsidRPr="003C62AF" w:rsidRDefault="00FC53F0" w:rsidP="003C62AF">
      <w:r>
        <w:pict w14:anchorId="5D3BC7D1">
          <v:rect id="_x0000_i1081" style="width:0;height:1.5pt" o:hralign="center" o:hrstd="t" o:hr="t" fillcolor="#a0a0a0" stroked="f"/>
        </w:pict>
      </w:r>
    </w:p>
    <w:p w14:paraId="530977C5" w14:textId="77777777" w:rsidR="006F46A9" w:rsidRDefault="006F46A9" w:rsidP="003C62AF"/>
    <w:p w14:paraId="58711CF1" w14:textId="77777777" w:rsidR="00440797" w:rsidRPr="00440797" w:rsidRDefault="00440797" w:rsidP="00440797">
      <w:pPr>
        <w:pStyle w:val="ListParagraph"/>
        <w:numPr>
          <w:ilvl w:val="0"/>
          <w:numId w:val="9"/>
        </w:numPr>
      </w:pPr>
      <w:r w:rsidRPr="00440797">
        <w:lastRenderedPageBreak/>
        <w:t>Analytics</w:t>
      </w:r>
    </w:p>
    <w:p w14:paraId="067030BB" w14:textId="77777777" w:rsidR="00440797" w:rsidRPr="00440797" w:rsidRDefault="00FC53F0" w:rsidP="00440797">
      <w:r>
        <w:pict w14:anchorId="71367045">
          <v:rect id="_x0000_i1082" style="width:0;height:1.5pt" o:hralign="center" o:hrstd="t" o:hr="t" fillcolor="#a0a0a0" stroked="f"/>
        </w:pict>
      </w:r>
    </w:p>
    <w:p w14:paraId="190A2DFC" w14:textId="77777777" w:rsidR="00440797" w:rsidRPr="00440797" w:rsidRDefault="00440797" w:rsidP="00440797">
      <w:r w:rsidRPr="00440797">
        <w:rPr>
          <w:rFonts w:ascii="Segoe UI Emoji" w:hAnsi="Segoe UI Emoji" w:cs="Segoe UI Emoji"/>
        </w:rPr>
        <w:t>⚙️</w:t>
      </w:r>
      <w:r w:rsidRPr="00440797">
        <w:t xml:space="preserve"> Setup</w:t>
      </w:r>
      <w:hyperlink r:id="rId120" w:anchor="setup" w:tooltip="Permanent link" w:history="1">
        <w:r w:rsidRPr="00440797">
          <w:rPr>
            <w:rStyle w:val="Hyperlink"/>
          </w:rPr>
          <w:t>¶</w:t>
        </w:r>
      </w:hyperlink>
    </w:p>
    <w:p w14:paraId="3692CAEE" w14:textId="77777777" w:rsidR="00440797" w:rsidRPr="00440797" w:rsidRDefault="00440797" w:rsidP="00440797">
      <w:r w:rsidRPr="00440797">
        <w:rPr>
          <w:rFonts w:ascii="Segoe UI Emoji" w:hAnsi="Segoe UI Emoji" w:cs="Segoe UI Emoji"/>
        </w:rPr>
        <w:t>🎥</w:t>
      </w:r>
      <w:r w:rsidRPr="00440797">
        <w:t xml:space="preserve"> There’s a video walkthrough available.</w:t>
      </w:r>
    </w:p>
    <w:p w14:paraId="387FD0A5" w14:textId="77777777" w:rsidR="00440797" w:rsidRPr="00440797" w:rsidRDefault="00FC53F0" w:rsidP="00440797">
      <w:r>
        <w:pict w14:anchorId="507DF177">
          <v:rect id="_x0000_i1083" style="width:0;height:1.5pt" o:hralign="center" o:hrstd="t" o:hr="t" fillcolor="#a0a0a0" stroked="f"/>
        </w:pict>
      </w:r>
    </w:p>
    <w:p w14:paraId="1A742F06" w14:textId="77777777" w:rsidR="00440797" w:rsidRPr="00440797" w:rsidRDefault="00440797" w:rsidP="00440797">
      <w:r w:rsidRPr="00440797">
        <w:t>1️</w:t>
      </w:r>
      <w:r w:rsidRPr="00440797">
        <w:rPr>
          <w:rFonts w:ascii="Segoe UI Symbol" w:hAnsi="Segoe UI Symbol" w:cs="Segoe UI Symbol"/>
        </w:rPr>
        <w:t>⃣</w:t>
      </w:r>
      <w:r w:rsidRPr="00440797">
        <w:t xml:space="preserve"> Add a new site in </w:t>
      </w:r>
      <w:r w:rsidRPr="00440797">
        <w:rPr>
          <w:b/>
          <w:bCs/>
        </w:rPr>
        <w:t>DataFast</w:t>
      </w:r>
      <w:r w:rsidRPr="00440797">
        <w:t>.</w:t>
      </w:r>
    </w:p>
    <w:p w14:paraId="763CADED" w14:textId="77777777" w:rsidR="00440797" w:rsidRPr="00440797" w:rsidRDefault="00440797" w:rsidP="00440797">
      <w:r w:rsidRPr="00440797">
        <w:rPr>
          <w:rFonts w:ascii="Segoe UI Emoji" w:hAnsi="Segoe UI Emoji" w:cs="Segoe UI Emoji"/>
        </w:rPr>
        <w:t>🎁</w:t>
      </w:r>
      <w:r w:rsidRPr="00440797">
        <w:t xml:space="preserve"> As a </w:t>
      </w:r>
      <w:r w:rsidRPr="00440797">
        <w:rPr>
          <w:b/>
          <w:bCs/>
        </w:rPr>
        <w:t>SaaSFast</w:t>
      </w:r>
      <w:r w:rsidRPr="00440797">
        <w:t> member, you get </w:t>
      </w:r>
      <w:r w:rsidRPr="00440797">
        <w:rPr>
          <w:b/>
          <w:bCs/>
        </w:rPr>
        <w:t>30% off</w:t>
      </w:r>
      <w:r w:rsidRPr="00440797">
        <w:t> all plans.</w:t>
      </w:r>
    </w:p>
    <w:p w14:paraId="10E95882" w14:textId="77777777" w:rsidR="00440797" w:rsidRPr="00440797" w:rsidRDefault="00FC53F0" w:rsidP="00440797">
      <w:r>
        <w:pict w14:anchorId="0AA53960">
          <v:rect id="_x0000_i1084" style="width:0;height:1.5pt" o:hralign="center" o:hrstd="t" o:hr="t" fillcolor="#a0a0a0" stroked="f"/>
        </w:pict>
      </w:r>
    </w:p>
    <w:p w14:paraId="62F52CFF" w14:textId="77777777" w:rsidR="00440797" w:rsidRPr="00440797" w:rsidRDefault="00440797" w:rsidP="00440797">
      <w:r w:rsidRPr="00440797">
        <w:t>2️</w:t>
      </w:r>
      <w:r w:rsidRPr="00440797">
        <w:rPr>
          <w:rFonts w:ascii="Segoe UI Symbol" w:hAnsi="Segoe UI Symbol" w:cs="Segoe UI Symbol"/>
        </w:rPr>
        <w:t>⃣</w:t>
      </w:r>
      <w:r w:rsidRPr="00440797">
        <w:t xml:space="preserve"> Paste the </w:t>
      </w:r>
      <w:r w:rsidRPr="00440797">
        <w:rPr>
          <w:b/>
          <w:bCs/>
        </w:rPr>
        <w:t>tracking script</w:t>
      </w:r>
      <w:r w:rsidRPr="00440797">
        <w:t> from DataFast into your main layout.js file.</w:t>
      </w:r>
    </w:p>
    <w:p w14:paraId="72CC0E32" w14:textId="77777777" w:rsidR="00440797" w:rsidRPr="00440797" w:rsidRDefault="00440797" w:rsidP="00440797">
      <w:r w:rsidRPr="00440797">
        <w:rPr>
          <w:rFonts w:ascii="Segoe UI Emoji" w:hAnsi="Segoe UI Emoji" w:cs="Segoe UI Emoji"/>
        </w:rPr>
        <w:t>🧠</w:t>
      </w:r>
      <w:r w:rsidRPr="00440797">
        <w:t> </w:t>
      </w:r>
      <w:r w:rsidRPr="00440797">
        <w:rPr>
          <w:b/>
          <w:bCs/>
        </w:rPr>
        <w:t>DataFast</w:t>
      </w:r>
      <w:r w:rsidRPr="00440797">
        <w:t> will track traffic and custom events, helping you identify which marketing channels convert best.</w:t>
      </w:r>
    </w:p>
    <w:p w14:paraId="19499305" w14:textId="77777777" w:rsidR="00440797" w:rsidRPr="00440797" w:rsidRDefault="00FC53F0" w:rsidP="00440797">
      <w:r>
        <w:pict w14:anchorId="7F96D4DD">
          <v:rect id="_x0000_i1085" style="width:0;height:1.5pt" o:hralign="center" o:hrstd="t" o:hr="t" fillcolor="#a0a0a0" stroked="f"/>
        </w:pict>
      </w:r>
    </w:p>
    <w:p w14:paraId="0833309E" w14:textId="4592E941" w:rsidR="003C62AF" w:rsidRDefault="003472EA" w:rsidP="00134B67">
      <w:pPr>
        <w:pStyle w:val="ListParagraph"/>
        <w:numPr>
          <w:ilvl w:val="0"/>
          <w:numId w:val="19"/>
        </w:numPr>
      </w:pPr>
      <w:r w:rsidRPr="003472EA">
        <w:t>Components</w:t>
      </w:r>
    </w:p>
    <w:p w14:paraId="444B242F" w14:textId="77777777" w:rsidR="008C6080" w:rsidRPr="008C6080" w:rsidRDefault="008C6080" w:rsidP="008C6080">
      <w:r w:rsidRPr="008C6080">
        <w:t>Components</w:t>
      </w:r>
    </w:p>
    <w:p w14:paraId="11B7F3D2" w14:textId="77777777" w:rsidR="008C6080" w:rsidRPr="008C6080" w:rsidRDefault="00FC53F0" w:rsidP="008C6080">
      <w:r>
        <w:pict w14:anchorId="7863C2C1">
          <v:rect id="_x0000_i1086" style="width:0;height:1.5pt" o:hralign="center" o:hrstd="t" o:hr="t" fillcolor="#a0a0a0" stroked="f"/>
        </w:pict>
      </w:r>
    </w:p>
    <w:p w14:paraId="59118379" w14:textId="77777777" w:rsidR="008C6080" w:rsidRPr="008C6080" w:rsidRDefault="008C6080" w:rsidP="008C6080">
      <w:r w:rsidRPr="008C6080">
        <w:rPr>
          <w:rFonts w:ascii="Segoe UI Emoji" w:hAnsi="Segoe UI Emoji" w:cs="Segoe UI Emoji"/>
        </w:rPr>
        <w:t>🎨</w:t>
      </w:r>
      <w:r w:rsidRPr="008C6080">
        <w:t xml:space="preserve"> All React Components Are Built with TailwindCSS</w:t>
      </w:r>
      <w:hyperlink r:id="rId121" w:anchor="all-react-components-are-built-with-tailwindcss" w:tooltip="Permanent link" w:history="1">
        <w:r w:rsidRPr="008C6080">
          <w:rPr>
            <w:rStyle w:val="Hyperlink"/>
          </w:rPr>
          <w:t>¶</w:t>
        </w:r>
      </w:hyperlink>
    </w:p>
    <w:p w14:paraId="0FED9E0A" w14:textId="77777777" w:rsidR="008C6080" w:rsidRPr="008C6080" w:rsidRDefault="00FC53F0" w:rsidP="008C6080">
      <w:r>
        <w:pict w14:anchorId="26336BB6">
          <v:rect id="_x0000_i1087" style="width:0;height:1.5pt" o:hralign="center" o:hrstd="t" o:hr="t" fillcolor="#a0a0a0" stroked="f"/>
        </w:pict>
      </w:r>
    </w:p>
    <w:p w14:paraId="29D49A62" w14:textId="77777777" w:rsidR="008C6080" w:rsidRPr="008C6080" w:rsidRDefault="008C6080" w:rsidP="008C6080">
      <w:r w:rsidRPr="008C6080">
        <w:rPr>
          <w:rFonts w:ascii="Segoe UI Emoji" w:hAnsi="Segoe UI Emoji" w:cs="Segoe UI Emoji"/>
        </w:rPr>
        <w:t>🌗</w:t>
      </w:r>
      <w:r w:rsidRPr="008C6080">
        <w:t xml:space="preserve"> Themes</w:t>
      </w:r>
      <w:hyperlink r:id="rId122" w:anchor="themes" w:tooltip="Permanent link" w:history="1">
        <w:r w:rsidRPr="008C6080">
          <w:rPr>
            <w:rStyle w:val="Hyperlink"/>
          </w:rPr>
          <w:t>¶</w:t>
        </w:r>
      </w:hyperlink>
    </w:p>
    <w:p w14:paraId="5C3376A5" w14:textId="77777777" w:rsidR="008C6080" w:rsidRPr="008C6080" w:rsidRDefault="008C6080" w:rsidP="008C6080">
      <w:r w:rsidRPr="008C6080">
        <w:t>By default, </w:t>
      </w:r>
      <w:r w:rsidRPr="008C6080">
        <w:rPr>
          <w:b/>
          <w:bCs/>
        </w:rPr>
        <w:t>light and dark themes</w:t>
      </w:r>
      <w:r w:rsidRPr="008C6080">
        <w:t> are enabled. The system will automatically switch based on </w:t>
      </w:r>
      <w:r w:rsidRPr="008C6080">
        <w:rPr>
          <w:b/>
          <w:bCs/>
        </w:rPr>
        <w:t>user preferences</w:t>
      </w:r>
      <w:r w:rsidRPr="008C6080">
        <w:t>.</w:t>
      </w:r>
    </w:p>
    <w:p w14:paraId="3D5B7800" w14:textId="77777777" w:rsidR="008C6080" w:rsidRPr="008C6080" w:rsidRDefault="008C6080" w:rsidP="008C6080">
      <w:pPr>
        <w:rPr>
          <w:b/>
          <w:bCs/>
        </w:rPr>
      </w:pPr>
      <w:r w:rsidRPr="008C6080">
        <w:rPr>
          <w:b/>
          <w:bCs/>
        </w:rPr>
        <w:t>To change or add themes:</w:t>
      </w:r>
      <w:hyperlink r:id="rId123" w:anchor="to-change-or-add-themes" w:tooltip="Permanent link" w:history="1">
        <w:r w:rsidRPr="008C6080">
          <w:rPr>
            <w:rStyle w:val="Hyperlink"/>
            <w:b/>
            <w:bCs/>
          </w:rPr>
          <w:t>¶</w:t>
        </w:r>
      </w:hyperlink>
    </w:p>
    <w:p w14:paraId="79176C97" w14:textId="77777777" w:rsidR="008C6080" w:rsidRPr="008C6080" w:rsidRDefault="008C6080" w:rsidP="008C6080">
      <w:r w:rsidRPr="008C6080">
        <w:t>1️</w:t>
      </w:r>
      <w:r w:rsidRPr="008C6080">
        <w:rPr>
          <w:rFonts w:ascii="Segoe UI Symbol" w:hAnsi="Segoe UI Symbol" w:cs="Segoe UI Symbol"/>
        </w:rPr>
        <w:t>⃣</w:t>
      </w:r>
      <w:r w:rsidRPr="008C6080">
        <w:t xml:space="preserve"> Add or remove themes in the tailwind.config.js file under daisyui.themes </w:t>
      </w:r>
      <w:r w:rsidRPr="008C6080">
        <w:rPr>
          <w:rFonts w:ascii="Segoe UI Emoji" w:hAnsi="Segoe UI Emoji" w:cs="Segoe UI Emoji"/>
        </w:rPr>
        <w:t>📌</w:t>
      </w:r>
      <w:r w:rsidRPr="008C6080">
        <w:t> </w:t>
      </w:r>
      <w:r w:rsidRPr="008C6080">
        <w:rPr>
          <w:i/>
          <w:iCs/>
        </w:rPr>
        <w:t>(Make sure to keep at least one theme)</w:t>
      </w:r>
    </w:p>
    <w:p w14:paraId="12ADDFD5" w14:textId="77777777" w:rsidR="008C6080" w:rsidRPr="008C6080" w:rsidRDefault="008C6080" w:rsidP="008C6080">
      <w:r w:rsidRPr="008C6080">
        <w:t>2️</w:t>
      </w:r>
      <w:r w:rsidRPr="008C6080">
        <w:rPr>
          <w:rFonts w:ascii="Segoe UI Symbol" w:hAnsi="Segoe UI Symbol" w:cs="Segoe UI Symbol"/>
        </w:rPr>
        <w:t>⃣</w:t>
      </w:r>
      <w:r w:rsidRPr="008C6080">
        <w:t xml:space="preserve"> Add the </w:t>
      </w:r>
      <w:r w:rsidRPr="008C6080">
        <w:rPr>
          <w:b/>
          <w:bCs/>
        </w:rPr>
        <w:t>theme name</w:t>
      </w:r>
      <w:r w:rsidRPr="008C6080">
        <w:t> in the config.js file under both theme and main:</w:t>
      </w:r>
    </w:p>
    <w:p w14:paraId="3370B556" w14:textId="77777777" w:rsidR="008C6080" w:rsidRPr="008C6080" w:rsidRDefault="008C6080" w:rsidP="008C6080">
      <w:pPr>
        <w:numPr>
          <w:ilvl w:val="0"/>
          <w:numId w:val="41"/>
        </w:numPr>
      </w:pPr>
      <w:r w:rsidRPr="008C6080">
        <w:rPr>
          <w:b/>
          <w:bCs/>
        </w:rPr>
        <w:t>Path:</w:t>
      </w:r>
      <w:r w:rsidRPr="008C6080">
        <w:t> config.js</w:t>
      </w:r>
    </w:p>
    <w:p w14:paraId="05E97E9C" w14:textId="77777777" w:rsidR="008C6080" w:rsidRPr="008C6080" w:rsidRDefault="008C6080" w:rsidP="008C6080">
      <w:r w:rsidRPr="008C6080">
        <w:t>colors: {</w:t>
      </w:r>
    </w:p>
    <w:p w14:paraId="69AADC65" w14:textId="77777777" w:rsidR="008C6080" w:rsidRPr="008C6080" w:rsidRDefault="008C6080" w:rsidP="008C6080">
      <w:r w:rsidRPr="008C6080">
        <w:lastRenderedPageBreak/>
        <w:t xml:space="preserve">  theme: "YOUR_THEME",</w:t>
      </w:r>
    </w:p>
    <w:p w14:paraId="5AD5F198" w14:textId="77777777" w:rsidR="008C6080" w:rsidRPr="008C6080" w:rsidRDefault="008C6080" w:rsidP="008C6080">
      <w:r w:rsidRPr="008C6080">
        <w:t xml:space="preserve">  main: themes[`[data-theme=YOUR_THEME]`]["primary"],</w:t>
      </w:r>
    </w:p>
    <w:p w14:paraId="5CA24B6E" w14:textId="77777777" w:rsidR="008C6080" w:rsidRPr="008C6080" w:rsidRDefault="008C6080" w:rsidP="008C6080">
      <w:r w:rsidRPr="008C6080">
        <w:t>}</w:t>
      </w:r>
    </w:p>
    <w:p w14:paraId="5934946D" w14:textId="77777777" w:rsidR="008C6080" w:rsidRPr="008C6080" w:rsidRDefault="008C6080" w:rsidP="008C6080">
      <w:r w:rsidRPr="008C6080">
        <w:rPr>
          <w:rFonts w:ascii="Segoe UI Emoji" w:hAnsi="Segoe UI Emoji" w:cs="Segoe UI Emoji"/>
        </w:rPr>
        <w:t>🗂️</w:t>
      </w:r>
      <w:r w:rsidRPr="008C6080">
        <w:t xml:space="preserve"> Here’s a list of over 20 available themes</w:t>
      </w:r>
    </w:p>
    <w:p w14:paraId="512EEECA" w14:textId="77777777" w:rsidR="008C6080" w:rsidRPr="008C6080" w:rsidRDefault="00FC53F0" w:rsidP="008C6080">
      <w:r>
        <w:pict w14:anchorId="1DB7F9DD">
          <v:rect id="_x0000_i1088" style="width:0;height:1.5pt" o:hralign="center" o:hrstd="t" o:hr="t" fillcolor="#a0a0a0" stroked="f"/>
        </w:pict>
      </w:r>
    </w:p>
    <w:p w14:paraId="108BA961" w14:textId="77777777" w:rsidR="008C6080" w:rsidRPr="008C6080" w:rsidRDefault="008C6080" w:rsidP="008C6080">
      <w:r w:rsidRPr="008C6080">
        <w:rPr>
          <w:rFonts w:ascii="Segoe UI Emoji" w:hAnsi="Segoe UI Emoji" w:cs="Segoe UI Emoji"/>
        </w:rPr>
        <w:t>🧩</w:t>
      </w:r>
      <w:r w:rsidRPr="008C6080">
        <w:t xml:space="preserve"> Custom Components</w:t>
      </w:r>
      <w:hyperlink r:id="rId124" w:anchor="custom-components" w:tooltip="Permanent link" w:history="1">
        <w:r w:rsidRPr="008C6080">
          <w:rPr>
            <w:rStyle w:val="Hyperlink"/>
          </w:rPr>
          <w:t>¶</w:t>
        </w:r>
      </w:hyperlink>
    </w:p>
    <w:p w14:paraId="58EDBA97" w14:textId="77777777" w:rsidR="008C6080" w:rsidRPr="008C6080" w:rsidRDefault="008C6080" w:rsidP="008C6080">
      <w:r w:rsidRPr="008C6080">
        <w:t>All custom components are located inside the /components folder in your </w:t>
      </w:r>
      <w:r w:rsidRPr="008C6080">
        <w:rPr>
          <w:b/>
          <w:bCs/>
        </w:rPr>
        <w:t>SaaSFast</w:t>
      </w:r>
      <w:r w:rsidRPr="008C6080">
        <w:t> project. Each component is </w:t>
      </w:r>
      <w:r w:rsidRPr="008C6080">
        <w:rPr>
          <w:b/>
          <w:bCs/>
        </w:rPr>
        <w:t>fully documented</w:t>
      </w:r>
      <w:r w:rsidRPr="008C6080">
        <w:t> in the code and this guide.</w:t>
      </w:r>
    </w:p>
    <w:p w14:paraId="331C1038" w14:textId="04C46A73" w:rsidR="008C6080" w:rsidRPr="008C6080" w:rsidRDefault="008C6080" w:rsidP="008C6080">
      <w:r w:rsidRPr="008C6080">
        <w:rPr>
          <w:rFonts w:ascii="Segoe UI Emoji" w:hAnsi="Segoe UI Emoji" w:cs="Segoe UI Emoji"/>
        </w:rPr>
        <w:t>📸</w:t>
      </w:r>
      <w:r w:rsidRPr="008C6080">
        <w:t xml:space="preserve"> Example: Here's the </w:t>
      </w:r>
      <w:r w:rsidRPr="008C6080">
        <w:rPr>
          <w:b/>
          <w:bCs/>
        </w:rPr>
        <w:t>Hero</w:t>
      </w:r>
      <w:r w:rsidRPr="008C6080">
        <w:t> component </w:t>
      </w:r>
      <w:r w:rsidRPr="008C6080">
        <w:rPr>
          <w:noProof/>
        </w:rPr>
        <w:drawing>
          <wp:inline distT="0" distB="0" distL="0" distR="0" wp14:anchorId="35F95779" wp14:editId="28037B44">
            <wp:extent cx="5943600" cy="2583815"/>
            <wp:effectExtent l="0" t="0" r="0" b="6985"/>
            <wp:docPr id="826195300"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Alt Text"/>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a:noFill/>
                    </a:ln>
                  </pic:spPr>
                </pic:pic>
              </a:graphicData>
            </a:graphic>
          </wp:inline>
        </w:drawing>
      </w:r>
    </w:p>
    <w:p w14:paraId="56A6F442" w14:textId="77777777" w:rsidR="008C6080" w:rsidRPr="008C6080" w:rsidRDefault="00FC53F0" w:rsidP="008C6080">
      <w:r>
        <w:pict w14:anchorId="399D7BAC">
          <v:rect id="_x0000_i1089" style="width:0;height:1.5pt" o:hralign="center" o:hrstd="t" o:hr="t" fillcolor="#a0a0a0" stroked="f"/>
        </w:pict>
      </w:r>
    </w:p>
    <w:p w14:paraId="5DF55F7E" w14:textId="77777777" w:rsidR="008C6080" w:rsidRPr="008C6080" w:rsidRDefault="008C6080" w:rsidP="008C6080">
      <w:r w:rsidRPr="008C6080">
        <w:rPr>
          <w:rFonts w:ascii="Segoe UI Emoji" w:hAnsi="Segoe UI Emoji" w:cs="Segoe UI Emoji"/>
        </w:rPr>
        <w:t>🧱</w:t>
      </w:r>
      <w:r w:rsidRPr="008C6080">
        <w:t xml:space="preserve"> daisyUI Components</w:t>
      </w:r>
      <w:hyperlink r:id="rId126" w:anchor="daisyui-components" w:tooltip="Permanent link" w:history="1">
        <w:r w:rsidRPr="008C6080">
          <w:rPr>
            <w:rStyle w:val="Hyperlink"/>
          </w:rPr>
          <w:t>¶</w:t>
        </w:r>
      </w:hyperlink>
    </w:p>
    <w:p w14:paraId="295D449C" w14:textId="77777777" w:rsidR="008C6080" w:rsidRPr="008C6080" w:rsidRDefault="008C6080" w:rsidP="008C6080">
      <w:r w:rsidRPr="008C6080">
        <w:rPr>
          <w:b/>
          <w:bCs/>
        </w:rPr>
        <w:t>SaaSFast</w:t>
      </w:r>
      <w:r w:rsidRPr="008C6080">
        <w:t> uses </w:t>
      </w:r>
      <w:r w:rsidRPr="008C6080">
        <w:rPr>
          <w:b/>
          <w:bCs/>
        </w:rPr>
        <w:t>daisyUI</w:t>
      </w:r>
      <w:r w:rsidRPr="008C6080">
        <w:t> as its UI kit, which includes simple components like </w:t>
      </w:r>
      <w:r w:rsidRPr="008C6080">
        <w:rPr>
          <w:b/>
          <w:bCs/>
        </w:rPr>
        <w:t>buttons, inputs, tabs</w:t>
      </w:r>
      <w:r w:rsidRPr="008C6080">
        <w:t xml:space="preserve">, and more. </w:t>
      </w:r>
      <w:r w:rsidRPr="008C6080">
        <w:rPr>
          <w:rFonts w:ascii="Segoe UI Emoji" w:hAnsi="Segoe UI Emoji" w:cs="Segoe UI Emoji"/>
        </w:rPr>
        <w:t>🔗</w:t>
      </w:r>
      <w:r w:rsidRPr="008C6080">
        <w:t xml:space="preserve"> Explore all daisyUI components</w:t>
      </w:r>
    </w:p>
    <w:p w14:paraId="7A1DD45C" w14:textId="77777777" w:rsidR="008C6080" w:rsidRPr="008C6080" w:rsidRDefault="008C6080" w:rsidP="008C6080">
      <w:pPr>
        <w:rPr>
          <w:b/>
          <w:bCs/>
        </w:rPr>
      </w:pPr>
      <w:r w:rsidRPr="008C6080">
        <w:rPr>
          <w:b/>
          <w:bCs/>
        </w:rPr>
        <w:t>Example:</w:t>
      </w:r>
      <w:hyperlink r:id="rId127" w:anchor="example" w:tooltip="Permanent link" w:history="1">
        <w:r w:rsidRPr="008C6080">
          <w:rPr>
            <w:rStyle w:val="Hyperlink"/>
            <w:b/>
            <w:bCs/>
          </w:rPr>
          <w:t>¶</w:t>
        </w:r>
      </w:hyperlink>
    </w:p>
    <w:p w14:paraId="6568B665" w14:textId="77777777" w:rsidR="008C6080" w:rsidRPr="008C6080" w:rsidRDefault="008C6080" w:rsidP="008C6080">
      <w:r w:rsidRPr="008C6080">
        <w:t>Demo</w:t>
      </w:r>
    </w:p>
    <w:p w14:paraId="7D2A2CF6" w14:textId="77777777" w:rsidR="008C6080" w:rsidRPr="008C6080" w:rsidRDefault="008C6080" w:rsidP="008C6080">
      <w:r w:rsidRPr="008C6080">
        <w:t>To render this button, use:</w:t>
      </w:r>
    </w:p>
    <w:p w14:paraId="560BC543" w14:textId="77777777" w:rsidR="008C6080" w:rsidRPr="008C6080" w:rsidRDefault="008C6080" w:rsidP="008C6080">
      <w:r w:rsidRPr="008C6080">
        <w:t>className: "btn btn-primary"</w:t>
      </w:r>
    </w:p>
    <w:p w14:paraId="1C9B8AC3" w14:textId="77777777" w:rsidR="008C6080" w:rsidRPr="008C6080" w:rsidRDefault="00FC53F0" w:rsidP="008C6080">
      <w:r>
        <w:lastRenderedPageBreak/>
        <w:pict w14:anchorId="699E5098">
          <v:rect id="_x0000_i1090" style="width:0;height:1.5pt" o:hralign="center" o:hrstd="t" o:hr="t" fillcolor="#a0a0a0" stroked="f"/>
        </w:pict>
      </w:r>
    </w:p>
    <w:p w14:paraId="16271224" w14:textId="77777777" w:rsidR="008C6080" w:rsidRPr="008C6080" w:rsidRDefault="008C6080" w:rsidP="008C6080">
      <w:r w:rsidRPr="008C6080">
        <w:rPr>
          <w:rFonts w:ascii="Segoe UI Emoji" w:hAnsi="Segoe UI Emoji" w:cs="Segoe UI Emoji"/>
        </w:rPr>
        <w:t>🎞️</w:t>
      </w:r>
      <w:r w:rsidRPr="008C6080">
        <w:t xml:space="preserve"> Animations</w:t>
      </w:r>
      <w:hyperlink r:id="rId128" w:anchor="animations" w:tooltip="Permanent link" w:history="1">
        <w:r w:rsidRPr="008C6080">
          <w:rPr>
            <w:rStyle w:val="Hyperlink"/>
          </w:rPr>
          <w:t>¶</w:t>
        </w:r>
      </w:hyperlink>
    </w:p>
    <w:p w14:paraId="73EFA480" w14:textId="77777777" w:rsidR="008C6080" w:rsidRPr="008C6080" w:rsidRDefault="008C6080" w:rsidP="008C6080">
      <w:r w:rsidRPr="008C6080">
        <w:t>You can explore some </w:t>
      </w:r>
      <w:r w:rsidRPr="008C6080">
        <w:rPr>
          <w:b/>
          <w:bCs/>
        </w:rPr>
        <w:t>built-in animations</w:t>
      </w:r>
      <w:r w:rsidRPr="008C6080">
        <w:t> in the config.tailwind.css file:</w:t>
      </w:r>
    </w:p>
    <w:p w14:paraId="4B86AFE5" w14:textId="77777777" w:rsidR="008C6080" w:rsidRPr="008C6080" w:rsidRDefault="008C6080" w:rsidP="008C6080">
      <w:r w:rsidRPr="008C6080">
        <w:t>className: "animate-opacity" className: "animate-wiggle" className: "animate-appearFromRight" className: "animate-popup"</w:t>
      </w:r>
    </w:p>
    <w:p w14:paraId="0916C587" w14:textId="77777777" w:rsidR="008C6080" w:rsidRPr="008C6080" w:rsidRDefault="00FC53F0" w:rsidP="008C6080">
      <w:r>
        <w:pict w14:anchorId="7986D29F">
          <v:rect id="_x0000_i1091" style="width:0;height:1.5pt" o:hralign="center" o:hrstd="t" o:hr="t" fillcolor="#a0a0a0" stroked="f"/>
        </w:pict>
      </w:r>
    </w:p>
    <w:p w14:paraId="49A47DA5" w14:textId="77777777" w:rsidR="008C6080" w:rsidRPr="008C6080" w:rsidRDefault="008C6080" w:rsidP="008C6080">
      <w:r w:rsidRPr="008C6080">
        <w:rPr>
          <w:rFonts w:ascii="Segoe UI Emoji" w:hAnsi="Segoe UI Emoji" w:cs="Segoe UI Emoji"/>
        </w:rPr>
        <w:t>🔤</w:t>
      </w:r>
      <w:r w:rsidRPr="008C6080">
        <w:t xml:space="preserve"> Custom Fonts</w:t>
      </w:r>
      <w:hyperlink r:id="rId129" w:anchor="custom-fonts" w:tooltip="Permanent link" w:history="1">
        <w:r w:rsidRPr="008C6080">
          <w:rPr>
            <w:rStyle w:val="Hyperlink"/>
          </w:rPr>
          <w:t>¶</w:t>
        </w:r>
      </w:hyperlink>
    </w:p>
    <w:p w14:paraId="46750639" w14:textId="77777777" w:rsidR="008C6080" w:rsidRPr="008C6080" w:rsidRDefault="008C6080" w:rsidP="008C6080">
      <w:r w:rsidRPr="008C6080">
        <w:t>1️</w:t>
      </w:r>
      <w:r w:rsidRPr="008C6080">
        <w:rPr>
          <w:rFonts w:ascii="Segoe UI Symbol" w:hAnsi="Segoe UI Symbol" w:cs="Segoe UI Symbol"/>
        </w:rPr>
        <w:t>⃣</w:t>
      </w:r>
      <w:r w:rsidRPr="008C6080">
        <w:t xml:space="preserve"> Go to the Layout.js file in the /components folder</w:t>
      </w:r>
    </w:p>
    <w:p w14:paraId="127C8609" w14:textId="77777777" w:rsidR="008C6080" w:rsidRPr="008C6080" w:rsidRDefault="008C6080" w:rsidP="008C6080">
      <w:r w:rsidRPr="008C6080">
        <w:t>2️</w:t>
      </w:r>
      <w:r w:rsidRPr="008C6080">
        <w:rPr>
          <w:rFonts w:ascii="Segoe UI Symbol" w:hAnsi="Segoe UI Symbol" w:cs="Segoe UI Symbol"/>
        </w:rPr>
        <w:t>⃣</w:t>
      </w:r>
      <w:r w:rsidRPr="008C6080">
        <w:t xml:space="preserve"> Import your preferred font from next/font/google:</w:t>
      </w:r>
    </w:p>
    <w:p w14:paraId="4E2ECC21" w14:textId="77777777" w:rsidR="008C6080" w:rsidRPr="008C6080" w:rsidRDefault="008C6080" w:rsidP="008C6080">
      <w:r w:rsidRPr="008C6080">
        <w:t>import { Bricolage_Grotesque } from "next/font/google";</w:t>
      </w:r>
    </w:p>
    <w:p w14:paraId="7459E50D" w14:textId="77777777" w:rsidR="008C6080" w:rsidRPr="008C6080" w:rsidRDefault="008C6080" w:rsidP="008C6080">
      <w:r w:rsidRPr="008C6080">
        <w:t>3️</w:t>
      </w:r>
      <w:r w:rsidRPr="008C6080">
        <w:rPr>
          <w:rFonts w:ascii="Segoe UI Symbol" w:hAnsi="Segoe UI Symbol" w:cs="Segoe UI Symbol"/>
        </w:rPr>
        <w:t>⃣</w:t>
      </w:r>
      <w:r w:rsidRPr="008C6080">
        <w:t xml:space="preserve"> Replace the current font with your custom one:</w:t>
      </w:r>
    </w:p>
    <w:p w14:paraId="37B52679" w14:textId="77777777" w:rsidR="008C6080" w:rsidRPr="008C6080" w:rsidRDefault="008C6080" w:rsidP="008C6080">
      <w:pPr>
        <w:pBdr>
          <w:bottom w:val="single" w:sz="6" w:space="1" w:color="auto"/>
        </w:pBdr>
      </w:pPr>
      <w:r w:rsidRPr="008C6080">
        <w:t>const font = Bricolage_Grotesque({ subsets: ["latin"] });</w:t>
      </w:r>
    </w:p>
    <w:p w14:paraId="76E633CF" w14:textId="77777777" w:rsidR="00AB47E9" w:rsidRDefault="00AB47E9" w:rsidP="008C6080"/>
    <w:p w14:paraId="726EC1DC" w14:textId="74A30CA1" w:rsidR="00AB47E9" w:rsidRDefault="00A041FB" w:rsidP="00A041FB">
      <w:pPr>
        <w:pStyle w:val="ListParagraph"/>
        <w:numPr>
          <w:ilvl w:val="0"/>
          <w:numId w:val="9"/>
        </w:numPr>
      </w:pPr>
      <w:r>
        <w:t>Header</w:t>
      </w:r>
    </w:p>
    <w:p w14:paraId="12C7A72E" w14:textId="77777777" w:rsidR="00A041FB" w:rsidRPr="00A041FB" w:rsidRDefault="00A041FB" w:rsidP="00A041FB">
      <w:r w:rsidRPr="00A041FB">
        <w:rPr>
          <w:rFonts w:ascii="Segoe UI Emoji" w:hAnsi="Segoe UI Emoji" w:cs="Segoe UI Emoji"/>
        </w:rPr>
        <w:t>🧱</w:t>
      </w:r>
      <w:r w:rsidRPr="00A041FB">
        <w:t xml:space="preserve"> Responsive Header</w:t>
      </w:r>
      <w:hyperlink r:id="rId130" w:anchor="responsive-header" w:tooltip="Permanent link" w:history="1">
        <w:r w:rsidRPr="00A041FB">
          <w:rPr>
            <w:rStyle w:val="Hyperlink"/>
          </w:rPr>
          <w:t>¶</w:t>
        </w:r>
      </w:hyperlink>
    </w:p>
    <w:p w14:paraId="10654224" w14:textId="77777777" w:rsidR="00A041FB" w:rsidRPr="00A041FB" w:rsidRDefault="00A041FB" w:rsidP="00A041FB">
      <w:r w:rsidRPr="00A041FB">
        <w:t>The header includes your </w:t>
      </w:r>
      <w:r w:rsidRPr="00A041FB">
        <w:rPr>
          <w:b/>
          <w:bCs/>
        </w:rPr>
        <w:t>logo (on the left)</w:t>
      </w:r>
      <w:r w:rsidRPr="00A041FB">
        <w:t>, </w:t>
      </w:r>
      <w:r w:rsidRPr="00A041FB">
        <w:rPr>
          <w:b/>
          <w:bCs/>
        </w:rPr>
        <w:t>navigation links (centered)</w:t>
      </w:r>
      <w:r w:rsidRPr="00A041FB">
        <w:t>, and a </w:t>
      </w:r>
      <w:r w:rsidRPr="00A041FB">
        <w:rPr>
          <w:b/>
          <w:bCs/>
        </w:rPr>
        <w:t>Call-to-Action (CTA) button (on the right)</w:t>
      </w:r>
      <w:r w:rsidRPr="00A041FB">
        <w:t>.</w:t>
      </w:r>
    </w:p>
    <w:p w14:paraId="17A71BEC" w14:textId="77777777" w:rsidR="00A041FB" w:rsidRPr="00A041FB" w:rsidRDefault="00A041FB" w:rsidP="00A041FB">
      <w:r w:rsidRPr="00A041FB">
        <w:rPr>
          <w:rFonts w:ascii="Segoe UI Emoji" w:hAnsi="Segoe UI Emoji" w:cs="Segoe UI Emoji"/>
        </w:rPr>
        <w:t>📱</w:t>
      </w:r>
      <w:r w:rsidRPr="00A041FB">
        <w:t> </w:t>
      </w:r>
      <w:r w:rsidRPr="00A041FB">
        <w:rPr>
          <w:b/>
          <w:bCs/>
        </w:rPr>
        <w:t>On mobile devices</w:t>
      </w:r>
      <w:r w:rsidRPr="00A041FB">
        <w:t>, the links and CTA are </w:t>
      </w:r>
      <w:r w:rsidRPr="00A041FB">
        <w:rPr>
          <w:b/>
          <w:bCs/>
        </w:rPr>
        <w:t>hidden</w:t>
      </w:r>
      <w:r w:rsidRPr="00A041FB">
        <w:t> and accessed through a </w:t>
      </w:r>
      <w:r w:rsidRPr="00A041FB">
        <w:rPr>
          <w:b/>
          <w:bCs/>
        </w:rPr>
        <w:t>burger menu</w:t>
      </w:r>
      <w:r w:rsidRPr="00A041FB">
        <w:t>.</w:t>
      </w:r>
    </w:p>
    <w:p w14:paraId="00E6F319" w14:textId="77777777" w:rsidR="00A041FB" w:rsidRPr="00A041FB" w:rsidRDefault="00A041FB" w:rsidP="00A041FB">
      <w:r w:rsidRPr="00A041FB">
        <w:rPr>
          <w:rFonts w:ascii="Segoe UI Emoji" w:hAnsi="Segoe UI Emoji" w:cs="Segoe UI Emoji"/>
        </w:rPr>
        <w:t>🖼️</w:t>
      </w:r>
      <w:r w:rsidRPr="00A041FB">
        <w:t xml:space="preserve"> Add your </w:t>
      </w:r>
      <w:r w:rsidRPr="00A041FB">
        <w:rPr>
          <w:b/>
          <w:bCs/>
        </w:rPr>
        <w:t>custom logo</w:t>
      </w:r>
      <w:r w:rsidRPr="00A041FB">
        <w:t> inside the /public folder. Make sure the </w:t>
      </w:r>
      <w:r w:rsidRPr="00A041FB">
        <w:rPr>
          <w:b/>
          <w:bCs/>
        </w:rPr>
        <w:t>file name matches</w:t>
      </w:r>
      <w:r w:rsidRPr="00A041FB">
        <w:t> the one used in the &lt;Header /&gt; component (currently logo.png).</w:t>
      </w:r>
    </w:p>
    <w:p w14:paraId="3708A8B3" w14:textId="77777777" w:rsidR="00A041FB" w:rsidRPr="00A041FB" w:rsidRDefault="00A041FB" w:rsidP="00A041FB">
      <w:pPr>
        <w:numPr>
          <w:ilvl w:val="0"/>
          <w:numId w:val="42"/>
        </w:numPr>
      </w:pPr>
      <w:r w:rsidRPr="00A041FB">
        <w:rPr>
          <w:b/>
          <w:bCs/>
        </w:rPr>
        <w:t>Path:</w:t>
      </w:r>
      <w:r w:rsidRPr="00A041FB">
        <w:t> page.js</w:t>
      </w:r>
    </w:p>
    <w:p w14:paraId="623CB1B8" w14:textId="60A2D80D" w:rsidR="00A041FB" w:rsidRPr="00A041FB" w:rsidRDefault="00A041FB" w:rsidP="00A041FB">
      <w:r w:rsidRPr="00A041FB">
        <w:rPr>
          <w:noProof/>
        </w:rPr>
        <w:drawing>
          <wp:inline distT="0" distB="0" distL="0" distR="0" wp14:anchorId="7E320A98" wp14:editId="5E64FD8E">
            <wp:extent cx="5943600" cy="320675"/>
            <wp:effectExtent l="0" t="0" r="0" b="3175"/>
            <wp:docPr id="1827109606"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Alt Text"/>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320675"/>
                    </a:xfrm>
                    <a:prstGeom prst="rect">
                      <a:avLst/>
                    </a:prstGeom>
                    <a:noFill/>
                    <a:ln>
                      <a:noFill/>
                    </a:ln>
                  </pic:spPr>
                </pic:pic>
              </a:graphicData>
            </a:graphic>
          </wp:inline>
        </w:drawing>
      </w:r>
    </w:p>
    <w:p w14:paraId="4D7ACB37" w14:textId="77777777" w:rsidR="00A041FB" w:rsidRPr="00A041FB" w:rsidRDefault="00A041FB" w:rsidP="00A041FB">
      <w:r w:rsidRPr="00A041FB">
        <w:t>// For both Arabic and English</w:t>
      </w:r>
    </w:p>
    <w:p w14:paraId="7AD2E1FB" w14:textId="77777777" w:rsidR="00A041FB" w:rsidRPr="00A041FB" w:rsidRDefault="00A041FB" w:rsidP="00A041FB">
      <w:r w:rsidRPr="00A041FB">
        <w:t>import Header from "@/components/Header";</w:t>
      </w:r>
    </w:p>
    <w:p w14:paraId="073454B2" w14:textId="77777777" w:rsidR="00A041FB" w:rsidRPr="00A041FB" w:rsidRDefault="00A041FB" w:rsidP="00A041FB">
      <w:r w:rsidRPr="00A041FB">
        <w:t>// For English only</w:t>
      </w:r>
    </w:p>
    <w:p w14:paraId="7DA1E389" w14:textId="77777777" w:rsidR="00A041FB" w:rsidRPr="00A041FB" w:rsidRDefault="00A041FB" w:rsidP="00A041FB">
      <w:r w:rsidRPr="00A041FB">
        <w:lastRenderedPageBreak/>
        <w:t>import Header_en from "@/components/Header_en";</w:t>
      </w:r>
    </w:p>
    <w:p w14:paraId="46A30BC9" w14:textId="77777777" w:rsidR="00A041FB" w:rsidRPr="00A041FB" w:rsidRDefault="00A041FB" w:rsidP="00A041FB">
      <w:r w:rsidRPr="00A041FB">
        <w:t>// For Arabic only</w:t>
      </w:r>
    </w:p>
    <w:p w14:paraId="7807F229" w14:textId="77777777" w:rsidR="00A041FB" w:rsidRPr="00A041FB" w:rsidRDefault="00A041FB" w:rsidP="00A041FB">
      <w:r w:rsidRPr="00A041FB">
        <w:t>import Header_ar from "@/components/Header_ar";</w:t>
      </w:r>
    </w:p>
    <w:p w14:paraId="63E20E6C" w14:textId="77777777" w:rsidR="00A041FB" w:rsidRPr="00A041FB" w:rsidRDefault="00FC53F0" w:rsidP="00A041FB">
      <w:r>
        <w:pict w14:anchorId="60CD5484">
          <v:rect id="_x0000_i1092" style="width:0;height:1.5pt" o:hralign="center" o:hrstd="t" o:hr="t" fillcolor="#a0a0a0" stroked="f"/>
        </w:pict>
      </w:r>
    </w:p>
    <w:p w14:paraId="72502511" w14:textId="77777777" w:rsidR="00A041FB" w:rsidRPr="00A041FB" w:rsidRDefault="00A041FB" w:rsidP="00A041FB">
      <w:r w:rsidRPr="00A041FB">
        <w:rPr>
          <w:rFonts w:ascii="Segoe UI Emoji" w:hAnsi="Segoe UI Emoji" w:cs="Segoe UI Emoji"/>
        </w:rPr>
        <w:t>🌐</w:t>
      </w:r>
      <w:r w:rsidRPr="00A041FB">
        <w:t xml:space="preserve"> Language Support</w:t>
      </w:r>
      <w:hyperlink r:id="rId132" w:anchor="language-support" w:tooltip="Permanent link" w:history="1">
        <w:r w:rsidRPr="00A041FB">
          <w:rPr>
            <w:rStyle w:val="Hyperlink"/>
          </w:rPr>
          <w:t>¶</w:t>
        </w:r>
      </w:hyperlink>
    </w:p>
    <w:p w14:paraId="07AAE33B" w14:textId="77777777" w:rsidR="00A041FB" w:rsidRPr="00A041FB" w:rsidRDefault="00A041FB" w:rsidP="00A041FB">
      <w:r w:rsidRPr="00A041FB">
        <w:t>There are 3 header components you can toggle between:</w:t>
      </w:r>
    </w:p>
    <w:p w14:paraId="41DC1132" w14:textId="77777777" w:rsidR="00A041FB" w:rsidRPr="00A041FB" w:rsidRDefault="00A041FB" w:rsidP="00A041FB">
      <w:pPr>
        <w:numPr>
          <w:ilvl w:val="0"/>
          <w:numId w:val="43"/>
        </w:numPr>
      </w:pPr>
      <w:r w:rsidRPr="00A041FB">
        <w:t>&lt;Header /&gt; </w:t>
      </w:r>
      <w:r w:rsidRPr="00A041FB">
        <w:rPr>
          <w:rFonts w:ascii="Segoe UI Symbol" w:hAnsi="Segoe UI Symbol" w:cs="Segoe UI Symbol"/>
        </w:rPr>
        <w:t>➜</w:t>
      </w:r>
      <w:r w:rsidRPr="00A041FB">
        <w:t xml:space="preserve"> The default header that supports both languages.</w:t>
      </w:r>
    </w:p>
    <w:p w14:paraId="328C7EEF" w14:textId="77777777" w:rsidR="00A041FB" w:rsidRPr="00A041FB" w:rsidRDefault="00A041FB" w:rsidP="00A041FB">
      <w:pPr>
        <w:numPr>
          <w:ilvl w:val="0"/>
          <w:numId w:val="43"/>
        </w:numPr>
      </w:pPr>
      <w:r w:rsidRPr="00A041FB">
        <w:t>&lt;Header_ar /&gt; </w:t>
      </w:r>
      <w:r w:rsidRPr="00A041FB">
        <w:rPr>
          <w:rFonts w:ascii="Segoe UI Symbol" w:hAnsi="Segoe UI Symbol" w:cs="Segoe UI Symbol"/>
        </w:rPr>
        <w:t>➜</w:t>
      </w:r>
      <w:r w:rsidRPr="00A041FB">
        <w:t xml:space="preserve"> A right-to-left (RTL) header for Arabic only.</w:t>
      </w:r>
    </w:p>
    <w:p w14:paraId="52EE7382" w14:textId="77777777" w:rsidR="00A041FB" w:rsidRPr="00A041FB" w:rsidRDefault="00A041FB" w:rsidP="00A041FB">
      <w:pPr>
        <w:numPr>
          <w:ilvl w:val="0"/>
          <w:numId w:val="43"/>
        </w:numPr>
      </w:pPr>
      <w:r w:rsidRPr="00A041FB">
        <w:t>&lt;Header_en /&gt; </w:t>
      </w:r>
      <w:r w:rsidRPr="00A041FB">
        <w:rPr>
          <w:rFonts w:ascii="Segoe UI Symbol" w:hAnsi="Segoe UI Symbol" w:cs="Segoe UI Symbol"/>
        </w:rPr>
        <w:t>➜</w:t>
      </w:r>
      <w:r w:rsidRPr="00A041FB">
        <w:t xml:space="preserve"> A left-to-right (LTR) header for English only.</w:t>
      </w:r>
    </w:p>
    <w:p w14:paraId="20D23684" w14:textId="77777777" w:rsidR="00A041FB" w:rsidRPr="00A041FB" w:rsidRDefault="00A041FB" w:rsidP="00A041FB">
      <w:r w:rsidRPr="00A041FB">
        <w:rPr>
          <w:rFonts w:ascii="Segoe UI Emoji" w:hAnsi="Segoe UI Emoji" w:cs="Segoe UI Emoji"/>
        </w:rPr>
        <w:t>🔁</w:t>
      </w:r>
      <w:r w:rsidRPr="00A041FB">
        <w:t xml:space="preserve"> You can switch between these headers based on the selected language through settings or the config.js file.</w:t>
      </w:r>
    </w:p>
    <w:p w14:paraId="3B823C32" w14:textId="77777777" w:rsidR="00A041FB" w:rsidRPr="00A041FB" w:rsidRDefault="00FC53F0" w:rsidP="00A041FB">
      <w:r>
        <w:pict w14:anchorId="403029FD">
          <v:rect id="_x0000_i1093" style="width:0;height:1.5pt" o:hralign="center" o:hrstd="t" o:hr="t" fillcolor="#a0a0a0" stroked="f"/>
        </w:pict>
      </w:r>
    </w:p>
    <w:p w14:paraId="0E4C26A1" w14:textId="77777777" w:rsidR="00A041FB" w:rsidRPr="00A041FB" w:rsidRDefault="00A041FB" w:rsidP="00A041FB">
      <w:r w:rsidRPr="00A041FB">
        <w:rPr>
          <w:rFonts w:ascii="Segoe UI Emoji" w:hAnsi="Segoe UI Emoji" w:cs="Segoe UI Emoji"/>
        </w:rPr>
        <w:t>💡</w:t>
      </w:r>
      <w:r w:rsidRPr="00A041FB">
        <w:t xml:space="preserve"> Tips</w:t>
      </w:r>
      <w:hyperlink r:id="rId133" w:anchor="tips" w:tooltip="Permanent link" w:history="1">
        <w:r w:rsidRPr="00A041FB">
          <w:rPr>
            <w:rStyle w:val="Hyperlink"/>
          </w:rPr>
          <w:t>¶</w:t>
        </w:r>
      </w:hyperlink>
    </w:p>
    <w:p w14:paraId="1A72A783" w14:textId="77777777" w:rsidR="00A041FB" w:rsidRPr="00A041FB" w:rsidRDefault="00A041FB" w:rsidP="00A041FB">
      <w:pPr>
        <w:numPr>
          <w:ilvl w:val="0"/>
          <w:numId w:val="44"/>
        </w:numPr>
      </w:pPr>
      <w:r w:rsidRPr="00A041FB">
        <w:t>Unless you're </w:t>
      </w:r>
      <w:r w:rsidRPr="00A041FB">
        <w:rPr>
          <w:b/>
          <w:bCs/>
        </w:rPr>
        <w:t>Nike</w:t>
      </w:r>
      <w:r w:rsidRPr="00A041FB">
        <w:t> or </w:t>
      </w:r>
      <w:r w:rsidRPr="00A041FB">
        <w:rPr>
          <w:b/>
          <w:bCs/>
        </w:rPr>
        <w:t>Apple</w:t>
      </w:r>
      <w:r w:rsidRPr="00A041FB">
        <w:t>, people probably don’t know who you are. Keep your </w:t>
      </w:r>
      <w:r w:rsidRPr="00A041FB">
        <w:rPr>
          <w:b/>
          <w:bCs/>
        </w:rPr>
        <w:t>brand name subtle and clean</w:t>
      </w:r>
      <w:r w:rsidRPr="00A041FB">
        <w:t>.</w:t>
      </w:r>
    </w:p>
    <w:p w14:paraId="3B9108D5" w14:textId="77777777" w:rsidR="00A041FB" w:rsidRPr="00A041FB" w:rsidRDefault="00A041FB" w:rsidP="00A041FB">
      <w:pPr>
        <w:numPr>
          <w:ilvl w:val="0"/>
          <w:numId w:val="44"/>
        </w:numPr>
      </w:pPr>
      <w:r w:rsidRPr="00A041FB">
        <w:t>Always include a </w:t>
      </w:r>
      <w:r w:rsidRPr="00A041FB">
        <w:rPr>
          <w:b/>
          <w:bCs/>
        </w:rPr>
        <w:t>"Pricing"</w:t>
      </w:r>
      <w:r w:rsidRPr="00A041FB">
        <w:t> link in the header. No matter what you’re offering, </w:t>
      </w:r>
      <w:r w:rsidRPr="00A041FB">
        <w:rPr>
          <w:b/>
          <w:bCs/>
        </w:rPr>
        <w:t>visitors will look for it</w:t>
      </w:r>
      <w:r w:rsidRPr="00A041FB">
        <w:t>.</w:t>
      </w:r>
    </w:p>
    <w:p w14:paraId="5E56514F" w14:textId="77777777" w:rsidR="00A041FB" w:rsidRDefault="00A041FB" w:rsidP="00A041FB">
      <w:pPr>
        <w:pBdr>
          <w:bottom w:val="single" w:sz="6" w:space="1" w:color="auto"/>
        </w:pBdr>
      </w:pPr>
    </w:p>
    <w:p w14:paraId="0F626BD8" w14:textId="77777777" w:rsidR="00A041FB" w:rsidRDefault="00A041FB" w:rsidP="00A041FB"/>
    <w:p w14:paraId="1E69DD8C" w14:textId="32CA624C" w:rsidR="00A041FB" w:rsidRDefault="005845B6" w:rsidP="005845B6">
      <w:pPr>
        <w:pStyle w:val="ListParagraph"/>
        <w:numPr>
          <w:ilvl w:val="0"/>
          <w:numId w:val="9"/>
        </w:numPr>
      </w:pPr>
      <w:r>
        <w:t>Hero Section</w:t>
      </w:r>
    </w:p>
    <w:p w14:paraId="2F900054" w14:textId="77777777" w:rsidR="005845B6" w:rsidRPr="005845B6" w:rsidRDefault="005845B6" w:rsidP="005845B6">
      <w:r w:rsidRPr="005845B6">
        <w:rPr>
          <w:rFonts w:ascii="Segoe UI Emoji" w:hAnsi="Segoe UI Emoji" w:cs="Segoe UI Emoji"/>
        </w:rPr>
        <w:t>🎯</w:t>
      </w:r>
      <w:r w:rsidRPr="005845B6">
        <w:t xml:space="preserve"> Beautiful Hero Section</w:t>
      </w:r>
      <w:hyperlink r:id="rId134" w:anchor="beautiful-hero-section" w:tooltip="Permanent link" w:history="1">
        <w:r w:rsidRPr="005845B6">
          <w:rPr>
            <w:rStyle w:val="Hyperlink"/>
          </w:rPr>
          <w:t>¶</w:t>
        </w:r>
      </w:hyperlink>
    </w:p>
    <w:p w14:paraId="42695F32" w14:textId="77777777" w:rsidR="005845B6" w:rsidRPr="005845B6" w:rsidRDefault="005845B6" w:rsidP="005845B6">
      <w:r w:rsidRPr="005845B6">
        <w:t>Includes:</w:t>
      </w:r>
    </w:p>
    <w:p w14:paraId="5F75E258" w14:textId="77777777" w:rsidR="005845B6" w:rsidRPr="005845B6" w:rsidRDefault="005845B6" w:rsidP="005845B6">
      <w:pPr>
        <w:numPr>
          <w:ilvl w:val="0"/>
          <w:numId w:val="45"/>
        </w:numPr>
      </w:pPr>
      <w:r w:rsidRPr="005845B6">
        <w:t>Main headline</w:t>
      </w:r>
    </w:p>
    <w:p w14:paraId="48793A5C" w14:textId="77777777" w:rsidR="005845B6" w:rsidRPr="005845B6" w:rsidRDefault="005845B6" w:rsidP="005845B6">
      <w:pPr>
        <w:numPr>
          <w:ilvl w:val="0"/>
          <w:numId w:val="45"/>
        </w:numPr>
      </w:pPr>
      <w:r w:rsidRPr="005845B6">
        <w:t>Supporting subheadline</w:t>
      </w:r>
    </w:p>
    <w:p w14:paraId="6DC0C6F1" w14:textId="77777777" w:rsidR="005845B6" w:rsidRPr="005845B6" w:rsidRDefault="005845B6" w:rsidP="005845B6">
      <w:pPr>
        <w:numPr>
          <w:ilvl w:val="0"/>
          <w:numId w:val="45"/>
        </w:numPr>
      </w:pPr>
      <w:r w:rsidRPr="005845B6">
        <w:t>Image</w:t>
      </w:r>
    </w:p>
    <w:p w14:paraId="179CFE7E" w14:textId="77777777" w:rsidR="005845B6" w:rsidRPr="005845B6" w:rsidRDefault="005845B6" w:rsidP="005845B6">
      <w:pPr>
        <w:numPr>
          <w:ilvl w:val="0"/>
          <w:numId w:val="45"/>
        </w:numPr>
      </w:pPr>
      <w:r w:rsidRPr="005845B6">
        <w:t>Social proof</w:t>
      </w:r>
    </w:p>
    <w:p w14:paraId="7CDBF3D3" w14:textId="77777777" w:rsidR="005845B6" w:rsidRPr="005845B6" w:rsidRDefault="005845B6" w:rsidP="005845B6">
      <w:pPr>
        <w:numPr>
          <w:ilvl w:val="0"/>
          <w:numId w:val="45"/>
        </w:numPr>
      </w:pPr>
      <w:r w:rsidRPr="005845B6">
        <w:lastRenderedPageBreak/>
        <w:t>Call-to-Action (CTA) button</w:t>
      </w:r>
    </w:p>
    <w:p w14:paraId="1D25CD81" w14:textId="77777777" w:rsidR="005845B6" w:rsidRPr="005845B6" w:rsidRDefault="005845B6" w:rsidP="005845B6">
      <w:r w:rsidRPr="005845B6">
        <w:rPr>
          <w:rFonts w:ascii="Segoe UI Emoji" w:hAnsi="Segoe UI Emoji" w:cs="Segoe UI Emoji"/>
        </w:rPr>
        <w:t>🗂️</w:t>
      </w:r>
      <w:r w:rsidRPr="005845B6">
        <w:t xml:space="preserve"> There are two versions of this component:</w:t>
      </w:r>
    </w:p>
    <w:p w14:paraId="4E499E69" w14:textId="77777777" w:rsidR="005845B6" w:rsidRPr="005845B6" w:rsidRDefault="005845B6" w:rsidP="005845B6">
      <w:pPr>
        <w:numPr>
          <w:ilvl w:val="0"/>
          <w:numId w:val="46"/>
        </w:numPr>
      </w:pPr>
      <w:r w:rsidRPr="005845B6">
        <w:t>&lt;Heroar /&gt; </w:t>
      </w:r>
      <w:r w:rsidRPr="005845B6">
        <w:rPr>
          <w:rFonts w:ascii="Segoe UI Symbol" w:hAnsi="Segoe UI Symbol" w:cs="Segoe UI Symbol"/>
        </w:rPr>
        <w:t>➜</w:t>
      </w:r>
      <w:r w:rsidRPr="005845B6">
        <w:t xml:space="preserve"> Arabic version</w:t>
      </w:r>
    </w:p>
    <w:p w14:paraId="794F0618" w14:textId="77777777" w:rsidR="005845B6" w:rsidRPr="005845B6" w:rsidRDefault="005845B6" w:rsidP="005845B6">
      <w:pPr>
        <w:numPr>
          <w:ilvl w:val="0"/>
          <w:numId w:val="46"/>
        </w:numPr>
      </w:pPr>
      <w:r w:rsidRPr="005845B6">
        <w:t>&lt;Hero /&gt; </w:t>
      </w:r>
      <w:r w:rsidRPr="005845B6">
        <w:rPr>
          <w:rFonts w:ascii="Segoe UI Symbol" w:hAnsi="Segoe UI Symbol" w:cs="Segoe UI Symbol"/>
        </w:rPr>
        <w:t>➜</w:t>
      </w:r>
      <w:r w:rsidRPr="005845B6">
        <w:t xml:space="preserve"> English version</w:t>
      </w:r>
    </w:p>
    <w:p w14:paraId="67A9D2C2" w14:textId="328E4C18" w:rsidR="005845B6" w:rsidRPr="005845B6" w:rsidRDefault="005845B6" w:rsidP="005845B6">
      <w:r w:rsidRPr="005845B6">
        <w:rPr>
          <w:rFonts w:ascii="Segoe UI Emoji" w:hAnsi="Segoe UI Emoji" w:cs="Segoe UI Emoji"/>
        </w:rPr>
        <w:t>📸</w:t>
      </w:r>
      <w:r w:rsidRPr="005845B6">
        <w:t xml:space="preserve"> English version example: </w:t>
      </w:r>
      <w:r w:rsidRPr="005845B6">
        <w:rPr>
          <w:noProof/>
        </w:rPr>
        <w:drawing>
          <wp:inline distT="0" distB="0" distL="0" distR="0" wp14:anchorId="52CCACAF" wp14:editId="5D4DC77E">
            <wp:extent cx="5943600" cy="2583815"/>
            <wp:effectExtent l="0" t="0" r="0" b="6985"/>
            <wp:docPr id="1276379628"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Alt Text"/>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a:noFill/>
                    </a:ln>
                  </pic:spPr>
                </pic:pic>
              </a:graphicData>
            </a:graphic>
          </wp:inline>
        </w:drawing>
      </w:r>
    </w:p>
    <w:p w14:paraId="7907490B" w14:textId="3974D8C7" w:rsidR="005845B6" w:rsidRPr="005845B6" w:rsidRDefault="005845B6" w:rsidP="005845B6">
      <w:r w:rsidRPr="005845B6">
        <w:rPr>
          <w:rFonts w:ascii="Segoe UI Emoji" w:hAnsi="Segoe UI Emoji" w:cs="Segoe UI Emoji"/>
        </w:rPr>
        <w:t>📸</w:t>
      </w:r>
      <w:r w:rsidRPr="005845B6">
        <w:t xml:space="preserve"> Arabic version example: </w:t>
      </w:r>
      <w:r w:rsidRPr="005845B6">
        <w:rPr>
          <w:noProof/>
        </w:rPr>
        <w:drawing>
          <wp:inline distT="0" distB="0" distL="0" distR="0" wp14:anchorId="11099DA7" wp14:editId="37D0B8C9">
            <wp:extent cx="5943600" cy="2550160"/>
            <wp:effectExtent l="0" t="0" r="0" b="2540"/>
            <wp:docPr id="108454822"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Alt Text"/>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278A32C5" w14:textId="77777777" w:rsidR="005845B6" w:rsidRPr="005845B6" w:rsidRDefault="005845B6" w:rsidP="005845B6">
      <w:pPr>
        <w:numPr>
          <w:ilvl w:val="0"/>
          <w:numId w:val="47"/>
        </w:numPr>
      </w:pPr>
      <w:r w:rsidRPr="005845B6">
        <w:rPr>
          <w:b/>
          <w:bCs/>
        </w:rPr>
        <w:t>Path:</w:t>
      </w:r>
      <w:r w:rsidRPr="005845B6">
        <w:t> page.js</w:t>
      </w:r>
    </w:p>
    <w:p w14:paraId="7BCA6822" w14:textId="77777777" w:rsidR="005845B6" w:rsidRPr="005845B6" w:rsidRDefault="005845B6" w:rsidP="005845B6">
      <w:r w:rsidRPr="005845B6">
        <w:t>// English version</w:t>
      </w:r>
    </w:p>
    <w:p w14:paraId="1F09E5E0" w14:textId="77777777" w:rsidR="005845B6" w:rsidRPr="005845B6" w:rsidRDefault="005845B6" w:rsidP="005845B6">
      <w:r w:rsidRPr="005845B6">
        <w:lastRenderedPageBreak/>
        <w:t>import Hero from "@/components/Hero";</w:t>
      </w:r>
    </w:p>
    <w:p w14:paraId="59C49039" w14:textId="77777777" w:rsidR="005845B6" w:rsidRPr="005845B6" w:rsidRDefault="005845B6" w:rsidP="005845B6">
      <w:r w:rsidRPr="005845B6">
        <w:t>// Arabic version</w:t>
      </w:r>
    </w:p>
    <w:p w14:paraId="64DDD058" w14:textId="77777777" w:rsidR="005845B6" w:rsidRPr="005845B6" w:rsidRDefault="005845B6" w:rsidP="005845B6">
      <w:r w:rsidRPr="005845B6">
        <w:t>import Hero from "@/components/Heroar";</w:t>
      </w:r>
    </w:p>
    <w:p w14:paraId="2C8EA08E" w14:textId="77777777" w:rsidR="005845B6" w:rsidRPr="005845B6" w:rsidRDefault="00FC53F0" w:rsidP="005845B6">
      <w:r>
        <w:pict w14:anchorId="38F1CE9C">
          <v:rect id="_x0000_i1094" style="width:0;height:1.5pt" o:hralign="center" o:hrstd="t" o:hr="t" fillcolor="#a0a0a0" stroked="f"/>
        </w:pict>
      </w:r>
    </w:p>
    <w:p w14:paraId="76B2203B" w14:textId="77777777" w:rsidR="005845B6" w:rsidRPr="005845B6" w:rsidRDefault="005845B6" w:rsidP="005845B6">
      <w:r w:rsidRPr="005845B6">
        <w:rPr>
          <w:rFonts w:ascii="Segoe UI Emoji" w:hAnsi="Segoe UI Emoji" w:cs="Segoe UI Emoji"/>
        </w:rPr>
        <w:t>💡</w:t>
      </w:r>
      <w:r w:rsidRPr="005845B6">
        <w:t xml:space="preserve"> Tips</w:t>
      </w:r>
      <w:hyperlink r:id="rId136" w:anchor="tips" w:tooltip="Permanent link" w:history="1">
        <w:r w:rsidRPr="005845B6">
          <w:rPr>
            <w:rStyle w:val="Hyperlink"/>
          </w:rPr>
          <w:t>¶</w:t>
        </w:r>
      </w:hyperlink>
    </w:p>
    <w:p w14:paraId="2A8B5D90" w14:textId="77777777" w:rsidR="005845B6" w:rsidRPr="005845B6" w:rsidRDefault="005845B6" w:rsidP="005845B6">
      <w:pPr>
        <w:numPr>
          <w:ilvl w:val="0"/>
          <w:numId w:val="48"/>
        </w:numPr>
      </w:pPr>
      <w:r w:rsidRPr="005845B6">
        <w:t>Your &lt;h1&gt; should answer this question in under 10 words: </w:t>
      </w:r>
      <w:r w:rsidRPr="005845B6">
        <w:rPr>
          <w:b/>
          <w:bCs/>
        </w:rPr>
        <w:t>"Why should a random visitor stay on your site for more than 10 seconds?"</w:t>
      </w:r>
    </w:p>
    <w:p w14:paraId="3F9126F8" w14:textId="77777777" w:rsidR="005845B6" w:rsidRPr="005845B6" w:rsidRDefault="005845B6" w:rsidP="005845B6">
      <w:pPr>
        <w:numPr>
          <w:ilvl w:val="0"/>
          <w:numId w:val="48"/>
        </w:numPr>
      </w:pPr>
      <w:r w:rsidRPr="005845B6">
        <w:t>Focus on the pain you relieve, the problem you solve, or the joy you bring.</w:t>
      </w:r>
    </w:p>
    <w:p w14:paraId="3E90C0C6" w14:textId="77777777" w:rsidR="005845B6" w:rsidRPr="005845B6" w:rsidRDefault="005845B6" w:rsidP="005845B6">
      <w:pPr>
        <w:numPr>
          <w:ilvl w:val="0"/>
          <w:numId w:val="48"/>
        </w:numPr>
      </w:pPr>
      <w:r w:rsidRPr="005845B6">
        <w:t>The supporting headline should explain how you deliver what the main headline promises.</w:t>
      </w:r>
    </w:p>
    <w:p w14:paraId="52404D1C" w14:textId="77777777" w:rsidR="005845B6" w:rsidRPr="005845B6" w:rsidRDefault="005845B6" w:rsidP="005845B6">
      <w:pPr>
        <w:numPr>
          <w:ilvl w:val="0"/>
          <w:numId w:val="48"/>
        </w:numPr>
      </w:pPr>
      <w:r w:rsidRPr="005845B6">
        <w:t>Your CTA button should start with an action verb </w:t>
      </w:r>
      <w:r w:rsidRPr="005845B6">
        <w:rPr>
          <w:i/>
          <w:iCs/>
        </w:rPr>
        <w:t>(e.g., Get, Discover, Learn, etc.).</w:t>
      </w:r>
    </w:p>
    <w:p w14:paraId="07DB1B91" w14:textId="77777777" w:rsidR="005845B6" w:rsidRPr="005845B6" w:rsidRDefault="005845B6" w:rsidP="005845B6">
      <w:pPr>
        <w:numPr>
          <w:ilvl w:val="0"/>
          <w:numId w:val="48"/>
        </w:numPr>
      </w:pPr>
      <w:r w:rsidRPr="005845B6">
        <w:rPr>
          <w:b/>
          <w:bCs/>
        </w:rPr>
        <w:t>Social proof = trust = more conversions.</w:t>
      </w:r>
    </w:p>
    <w:p w14:paraId="7BBD4ED5" w14:textId="77777777" w:rsidR="005845B6" w:rsidRPr="005845B6" w:rsidRDefault="005845B6" w:rsidP="005845B6">
      <w:pPr>
        <w:numPr>
          <w:ilvl w:val="0"/>
          <w:numId w:val="48"/>
        </w:numPr>
      </w:pPr>
      <w:r w:rsidRPr="005845B6">
        <w:t>Offer your product to a few users for free in exchange for </w:t>
      </w:r>
      <w:r w:rsidRPr="005845B6">
        <w:rPr>
          <w:b/>
          <w:bCs/>
        </w:rPr>
        <w:t>honest testimonials</w:t>
      </w:r>
      <w:r w:rsidRPr="005845B6">
        <w:t>.</w:t>
      </w:r>
    </w:p>
    <w:p w14:paraId="28863452" w14:textId="77777777" w:rsidR="005845B6" w:rsidRPr="005845B6" w:rsidRDefault="005845B6" w:rsidP="005845B6">
      <w:pPr>
        <w:numPr>
          <w:ilvl w:val="0"/>
          <w:numId w:val="48"/>
        </w:numPr>
      </w:pPr>
      <w:r w:rsidRPr="005845B6">
        <w:t>The image should work like a </w:t>
      </w:r>
      <w:r w:rsidRPr="005845B6">
        <w:rPr>
          <w:b/>
          <w:bCs/>
        </w:rPr>
        <w:t>YouTube thumbnail</w:t>
      </w:r>
      <w:r w:rsidRPr="005845B6">
        <w:t> — it should be </w:t>
      </w:r>
      <w:r w:rsidRPr="005845B6">
        <w:rPr>
          <w:b/>
          <w:bCs/>
        </w:rPr>
        <w:t>crystal clear what your product offers at a glance</w:t>
      </w:r>
      <w:r w:rsidRPr="005845B6">
        <w:t>.</w:t>
      </w:r>
    </w:p>
    <w:p w14:paraId="738BFBD8" w14:textId="77777777" w:rsidR="005845B6" w:rsidRDefault="005845B6" w:rsidP="005845B6">
      <w:pPr>
        <w:pBdr>
          <w:bottom w:val="single" w:sz="6" w:space="1" w:color="auto"/>
        </w:pBdr>
      </w:pPr>
    </w:p>
    <w:p w14:paraId="1D158F9F" w14:textId="77777777" w:rsidR="00B5004D" w:rsidRDefault="00B5004D" w:rsidP="005845B6"/>
    <w:p w14:paraId="7C10562E" w14:textId="3EDEB16D" w:rsidR="00B5004D" w:rsidRDefault="00B5004D" w:rsidP="00B5004D">
      <w:pPr>
        <w:pStyle w:val="ListParagraph"/>
        <w:numPr>
          <w:ilvl w:val="0"/>
          <w:numId w:val="9"/>
        </w:numPr>
      </w:pPr>
      <w:r w:rsidRPr="00B5004D">
        <w:rPr>
          <w:rFonts w:ascii="Segoe UI Emoji" w:hAnsi="Segoe UI Emoji" w:cs="Segoe UI Emoji"/>
        </w:rPr>
        <w:t>📋</w:t>
      </w:r>
      <w:r w:rsidRPr="00B5004D">
        <w:t xml:space="preserve"> Features List</w:t>
      </w:r>
    </w:p>
    <w:p w14:paraId="58480D30" w14:textId="77777777" w:rsidR="007B7F76" w:rsidRPr="007B7F76" w:rsidRDefault="007B7F76" w:rsidP="007B7F76">
      <w:r w:rsidRPr="007B7F76">
        <w:t>This section includes:</w:t>
      </w:r>
    </w:p>
    <w:p w14:paraId="5F2ECB9E" w14:textId="77777777" w:rsidR="007B7F76" w:rsidRPr="007B7F76" w:rsidRDefault="007B7F76" w:rsidP="007B7F76">
      <w:pPr>
        <w:numPr>
          <w:ilvl w:val="0"/>
          <w:numId w:val="49"/>
        </w:numPr>
      </w:pPr>
      <w:r w:rsidRPr="007B7F76">
        <w:t>An icon</w:t>
      </w:r>
    </w:p>
    <w:p w14:paraId="21465CCB" w14:textId="77777777" w:rsidR="007B7F76" w:rsidRPr="007B7F76" w:rsidRDefault="007B7F76" w:rsidP="007B7F76">
      <w:pPr>
        <w:numPr>
          <w:ilvl w:val="0"/>
          <w:numId w:val="49"/>
        </w:numPr>
      </w:pPr>
      <w:r w:rsidRPr="007B7F76">
        <w:t>A title</w:t>
      </w:r>
    </w:p>
    <w:p w14:paraId="23629CE8" w14:textId="77777777" w:rsidR="007B7F76" w:rsidRPr="007B7F76" w:rsidRDefault="007B7F76" w:rsidP="007B7F76">
      <w:pPr>
        <w:numPr>
          <w:ilvl w:val="0"/>
          <w:numId w:val="49"/>
        </w:numPr>
      </w:pPr>
      <w:r w:rsidRPr="007B7F76">
        <w:t>A description for each feature</w:t>
      </w:r>
    </w:p>
    <w:p w14:paraId="192A3CDC" w14:textId="77777777" w:rsidR="007B7F76" w:rsidRPr="007B7F76" w:rsidRDefault="007B7F76" w:rsidP="007B7F76">
      <w:r w:rsidRPr="007B7F76">
        <w:rPr>
          <w:rFonts w:ascii="Segoe UI Emoji" w:hAnsi="Segoe UI Emoji" w:cs="Segoe UI Emoji"/>
        </w:rPr>
        <w:t>🖱️</w:t>
      </w:r>
      <w:r w:rsidRPr="007B7F76">
        <w:t xml:space="preserve"> Clicking on a feature will </w:t>
      </w:r>
      <w:r w:rsidRPr="007B7F76">
        <w:rPr>
          <w:b/>
          <w:bCs/>
        </w:rPr>
        <w:t>reveal its description</w:t>
      </w:r>
      <w:r w:rsidRPr="007B7F76">
        <w:t>.</w:t>
      </w:r>
    </w:p>
    <w:p w14:paraId="046D8FD4" w14:textId="77777777" w:rsidR="007B7F76" w:rsidRPr="007B7F76" w:rsidRDefault="007B7F76" w:rsidP="007B7F76">
      <w:r w:rsidRPr="007B7F76">
        <w:rPr>
          <w:rFonts w:ascii="Segoe UI Emoji" w:hAnsi="Segoe UI Emoji" w:cs="Segoe UI Emoji"/>
        </w:rPr>
        <w:t>🔄</w:t>
      </w:r>
      <w:r w:rsidRPr="007B7F76">
        <w:t xml:space="preserve"> Features can </w:t>
      </w:r>
      <w:r w:rsidRPr="007B7F76">
        <w:rPr>
          <w:b/>
          <w:bCs/>
        </w:rPr>
        <w:t>automatically rotate every 5 seconds</w:t>
      </w:r>
      <w:r w:rsidRPr="007B7F76">
        <w:t> (optional).</w:t>
      </w:r>
    </w:p>
    <w:p w14:paraId="7A336B90" w14:textId="77777777" w:rsidR="007B7F76" w:rsidRPr="007B7F76" w:rsidRDefault="007B7F76" w:rsidP="007B7F76">
      <w:r w:rsidRPr="007B7F76">
        <w:rPr>
          <w:rFonts w:ascii="Segoe UI Emoji" w:hAnsi="Segoe UI Emoji" w:cs="Segoe UI Emoji"/>
        </w:rPr>
        <w:t>🧩</w:t>
      </w:r>
      <w:r w:rsidRPr="007B7F76">
        <w:t xml:space="preserve"> This section is especially useful when showcasing </w:t>
      </w:r>
      <w:r w:rsidRPr="007B7F76">
        <w:rPr>
          <w:b/>
          <w:bCs/>
        </w:rPr>
        <w:t>multiple features</w:t>
      </w:r>
      <w:r w:rsidRPr="007B7F76">
        <w:t> in your app.</w:t>
      </w:r>
    </w:p>
    <w:p w14:paraId="21B27251" w14:textId="77777777" w:rsidR="007B7F76" w:rsidRPr="007B7F76" w:rsidRDefault="007B7F76" w:rsidP="007B7F76">
      <w:r w:rsidRPr="007B7F76">
        <w:t>There are two components you can use based on the language:</w:t>
      </w:r>
    </w:p>
    <w:p w14:paraId="55D862C5" w14:textId="77777777" w:rsidR="007B7F76" w:rsidRPr="007B7F76" w:rsidRDefault="007B7F76" w:rsidP="007B7F76">
      <w:pPr>
        <w:numPr>
          <w:ilvl w:val="0"/>
          <w:numId w:val="50"/>
        </w:numPr>
      </w:pPr>
      <w:r w:rsidRPr="007B7F76">
        <w:lastRenderedPageBreak/>
        <w:t>&lt;FeaturesListicle /&gt; </w:t>
      </w:r>
      <w:r w:rsidRPr="007B7F76">
        <w:rPr>
          <w:rFonts w:ascii="Segoe UI Symbol" w:hAnsi="Segoe UI Symbol" w:cs="Segoe UI Symbol"/>
        </w:rPr>
        <w:t>➜</w:t>
      </w:r>
      <w:r w:rsidRPr="007B7F76">
        <w:t xml:space="preserve"> English version</w:t>
      </w:r>
    </w:p>
    <w:p w14:paraId="6951F522" w14:textId="77777777" w:rsidR="007B7F76" w:rsidRPr="007B7F76" w:rsidRDefault="007B7F76" w:rsidP="007B7F76">
      <w:pPr>
        <w:numPr>
          <w:ilvl w:val="0"/>
          <w:numId w:val="50"/>
        </w:numPr>
      </w:pPr>
      <w:r w:rsidRPr="007B7F76">
        <w:t>&lt;FeaturesListicle_ar /&gt; </w:t>
      </w:r>
      <w:r w:rsidRPr="007B7F76">
        <w:rPr>
          <w:rFonts w:ascii="Segoe UI Symbol" w:hAnsi="Segoe UI Symbol" w:cs="Segoe UI Symbol"/>
        </w:rPr>
        <w:t>➜</w:t>
      </w:r>
      <w:r w:rsidRPr="007B7F76">
        <w:t xml:space="preserve"> Arabic version</w:t>
      </w:r>
    </w:p>
    <w:p w14:paraId="083603D4" w14:textId="77777777" w:rsidR="007B7F76" w:rsidRPr="007B7F76" w:rsidRDefault="007B7F76" w:rsidP="007B7F76">
      <w:r w:rsidRPr="007B7F76">
        <w:rPr>
          <w:rFonts w:ascii="Segoe UI Symbol" w:hAnsi="Segoe UI Symbol" w:cs="Segoe UI Symbol"/>
        </w:rPr>
        <w:t>➜</w:t>
      </w:r>
      <w:r w:rsidRPr="007B7F76">
        <w:t xml:space="preserve"> English Version</w:t>
      </w:r>
      <w:hyperlink r:id="rId137" w:anchor="english-version" w:tooltip="Permanent link" w:history="1">
        <w:r w:rsidRPr="007B7F76">
          <w:rPr>
            <w:rStyle w:val="Hyperlink"/>
          </w:rPr>
          <w:t>¶</w:t>
        </w:r>
      </w:hyperlink>
    </w:p>
    <w:p w14:paraId="1B3D93C4" w14:textId="00EFCC8B" w:rsidR="007B7F76" w:rsidRPr="007B7F76" w:rsidRDefault="007B7F76" w:rsidP="007B7F76">
      <w:r w:rsidRPr="007B7F76">
        <w:rPr>
          <w:noProof/>
        </w:rPr>
        <w:drawing>
          <wp:inline distT="0" distB="0" distL="0" distR="0" wp14:anchorId="0921492B" wp14:editId="028344B7">
            <wp:extent cx="5943600" cy="3574415"/>
            <wp:effectExtent l="0" t="0" r="0" b="6985"/>
            <wp:docPr id="40545673"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Alt Tex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245A7F13" w14:textId="77777777" w:rsidR="007B7F76" w:rsidRPr="007B7F76" w:rsidRDefault="007B7F76" w:rsidP="007B7F76">
      <w:r w:rsidRPr="007B7F76">
        <w:rPr>
          <w:rFonts w:ascii="Segoe UI Symbol" w:hAnsi="Segoe UI Symbol" w:cs="Segoe UI Symbol"/>
        </w:rPr>
        <w:t>➜</w:t>
      </w:r>
      <w:r w:rsidRPr="007B7F76">
        <w:t xml:space="preserve"> Arabic Version</w:t>
      </w:r>
      <w:hyperlink r:id="rId139" w:anchor="arabic-version" w:tooltip="Permanent link" w:history="1">
        <w:r w:rsidRPr="007B7F76">
          <w:rPr>
            <w:rStyle w:val="Hyperlink"/>
          </w:rPr>
          <w:t>¶</w:t>
        </w:r>
      </w:hyperlink>
    </w:p>
    <w:p w14:paraId="3EC9D092" w14:textId="7F089835" w:rsidR="007B7F76" w:rsidRPr="007B7F76" w:rsidRDefault="007B7F76" w:rsidP="007B7F76">
      <w:r w:rsidRPr="007B7F76">
        <w:rPr>
          <w:noProof/>
        </w:rPr>
        <w:lastRenderedPageBreak/>
        <w:drawing>
          <wp:inline distT="0" distB="0" distL="0" distR="0" wp14:anchorId="5D00A633" wp14:editId="57194212">
            <wp:extent cx="5943600" cy="3629660"/>
            <wp:effectExtent l="0" t="0" r="0" b="8890"/>
            <wp:docPr id="1078433843"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Alt Tex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pic:spPr>
                </pic:pic>
              </a:graphicData>
            </a:graphic>
          </wp:inline>
        </w:drawing>
      </w:r>
    </w:p>
    <w:p w14:paraId="5F53549E" w14:textId="77777777" w:rsidR="007B7F76" w:rsidRPr="007B7F76" w:rsidRDefault="007B7F76" w:rsidP="007B7F76">
      <w:pPr>
        <w:numPr>
          <w:ilvl w:val="0"/>
          <w:numId w:val="51"/>
        </w:numPr>
      </w:pPr>
      <w:r w:rsidRPr="007B7F76">
        <w:rPr>
          <w:b/>
          <w:bCs/>
        </w:rPr>
        <w:t>Path:</w:t>
      </w:r>
      <w:r w:rsidRPr="007B7F76">
        <w:t> page.js</w:t>
      </w:r>
    </w:p>
    <w:p w14:paraId="1AE21A9A" w14:textId="77777777" w:rsidR="007B7F76" w:rsidRPr="007B7F76" w:rsidRDefault="007B7F76" w:rsidP="007B7F76">
      <w:r w:rsidRPr="007B7F76">
        <w:t>// English version</w:t>
      </w:r>
    </w:p>
    <w:p w14:paraId="6F233A51" w14:textId="77777777" w:rsidR="007B7F76" w:rsidRPr="007B7F76" w:rsidRDefault="007B7F76" w:rsidP="007B7F76">
      <w:r w:rsidRPr="007B7F76">
        <w:t>import FeaturesListicle from "@/components/FeaturesListicle";</w:t>
      </w:r>
    </w:p>
    <w:p w14:paraId="3581345B" w14:textId="77777777" w:rsidR="007B7F76" w:rsidRPr="007B7F76" w:rsidRDefault="007B7F76" w:rsidP="007B7F76">
      <w:r w:rsidRPr="007B7F76">
        <w:t>// Arabic version</w:t>
      </w:r>
    </w:p>
    <w:p w14:paraId="38C25582" w14:textId="77777777" w:rsidR="007B7F76" w:rsidRPr="007B7F76" w:rsidRDefault="007B7F76" w:rsidP="007B7F76">
      <w:r w:rsidRPr="007B7F76">
        <w:t>import FeaturesListicle_ar from "@/components/FeaturesListicle_ar";</w:t>
      </w:r>
    </w:p>
    <w:p w14:paraId="12573CE3" w14:textId="77777777" w:rsidR="007B7F76" w:rsidRPr="007B7F76" w:rsidRDefault="00FC53F0" w:rsidP="007B7F76">
      <w:r>
        <w:pict w14:anchorId="7CF4D97A">
          <v:rect id="_x0000_i1095" style="width:0;height:1.5pt" o:hralign="center" o:hrstd="t" o:hr="t" fillcolor="#a0a0a0" stroked="f"/>
        </w:pict>
      </w:r>
    </w:p>
    <w:p w14:paraId="37C79014" w14:textId="77777777" w:rsidR="007B7F76" w:rsidRPr="007B7F76" w:rsidRDefault="007B7F76" w:rsidP="007B7F76">
      <w:r w:rsidRPr="007B7F76">
        <w:rPr>
          <w:rFonts w:ascii="Segoe UI Emoji" w:hAnsi="Segoe UI Emoji" w:cs="Segoe UI Emoji"/>
        </w:rPr>
        <w:t>💡</w:t>
      </w:r>
      <w:r w:rsidRPr="007B7F76">
        <w:t xml:space="preserve"> Tips</w:t>
      </w:r>
      <w:hyperlink r:id="rId141" w:anchor="tips" w:tooltip="Permanent link" w:history="1">
        <w:r w:rsidRPr="007B7F76">
          <w:rPr>
            <w:rStyle w:val="Hyperlink"/>
          </w:rPr>
          <w:t>¶</w:t>
        </w:r>
      </w:hyperlink>
    </w:p>
    <w:p w14:paraId="7DEF3145" w14:textId="77777777" w:rsidR="007B7F76" w:rsidRPr="007B7F76" w:rsidRDefault="007B7F76" w:rsidP="007B7F76">
      <w:pPr>
        <w:numPr>
          <w:ilvl w:val="0"/>
          <w:numId w:val="52"/>
        </w:numPr>
      </w:pPr>
      <w:r w:rsidRPr="007B7F76">
        <w:t>The </w:t>
      </w:r>
      <w:r w:rsidRPr="007B7F76">
        <w:rPr>
          <w:b/>
          <w:bCs/>
        </w:rPr>
        <w:t>&lt;h2&gt; headline</w:t>
      </w:r>
      <w:r w:rsidRPr="007B7F76">
        <w:t> should remind visitors of your product’s </w:t>
      </w:r>
      <w:r w:rsidRPr="007B7F76">
        <w:rPr>
          <w:b/>
          <w:bCs/>
        </w:rPr>
        <w:t>core value</w:t>
      </w:r>
      <w:r w:rsidRPr="007B7F76">
        <w:t>. </w:t>
      </w:r>
      <w:r w:rsidRPr="007B7F76">
        <w:rPr>
          <w:b/>
          <w:bCs/>
        </w:rPr>
        <w:t>Why do they need it?</w:t>
      </w:r>
    </w:p>
    <w:p w14:paraId="5C421462" w14:textId="77777777" w:rsidR="007B7F76" w:rsidRPr="007B7F76" w:rsidRDefault="007B7F76" w:rsidP="007B7F76">
      <w:pPr>
        <w:numPr>
          <w:ilvl w:val="0"/>
          <w:numId w:val="52"/>
        </w:numPr>
      </w:pPr>
      <w:r w:rsidRPr="007B7F76">
        <w:t>The </w:t>
      </w:r>
      <w:r w:rsidRPr="007B7F76">
        <w:rPr>
          <w:b/>
          <w:bCs/>
        </w:rPr>
        <w:t>supporting headline</w:t>
      </w:r>
      <w:r w:rsidRPr="007B7F76">
        <w:t> should explain </w:t>
      </w:r>
      <w:r w:rsidRPr="007B7F76">
        <w:rPr>
          <w:b/>
          <w:bCs/>
        </w:rPr>
        <w:t>how</w:t>
      </w:r>
      <w:r w:rsidRPr="007B7F76">
        <w:t> your product delivers what the main headline promises.</w:t>
      </w:r>
    </w:p>
    <w:p w14:paraId="1AFBCB9C" w14:textId="77777777" w:rsidR="00B5004D" w:rsidRDefault="00B5004D" w:rsidP="00B5004D">
      <w:pPr>
        <w:pBdr>
          <w:bottom w:val="single" w:sz="6" w:space="1" w:color="auto"/>
        </w:pBdr>
      </w:pPr>
    </w:p>
    <w:p w14:paraId="074A6505" w14:textId="77777777" w:rsidR="007B7F76" w:rsidRDefault="007B7F76" w:rsidP="00B5004D"/>
    <w:p w14:paraId="59384FE4" w14:textId="77777777" w:rsidR="007B52F2" w:rsidRDefault="007B52F2" w:rsidP="007B7F76"/>
    <w:p w14:paraId="1C0CEE4A" w14:textId="48C56ECB" w:rsidR="007B7F76" w:rsidRPr="007B7F76" w:rsidRDefault="007B7F76" w:rsidP="007B52F2">
      <w:pPr>
        <w:pStyle w:val="ListParagraph"/>
        <w:numPr>
          <w:ilvl w:val="0"/>
          <w:numId w:val="9"/>
        </w:numPr>
      </w:pPr>
      <w:r w:rsidRPr="007B7F76">
        <w:lastRenderedPageBreak/>
        <w:t>Features Accordion</w:t>
      </w:r>
    </w:p>
    <w:p w14:paraId="5825423D" w14:textId="77777777" w:rsidR="007B7F76" w:rsidRPr="007B7F76" w:rsidRDefault="007B7F76" w:rsidP="007B7F76">
      <w:r w:rsidRPr="007B7F76">
        <w:t>A component to display 2 to 5 features in an accordion. By default, the </w:t>
      </w:r>
      <w:r w:rsidRPr="007B7F76">
        <w:rPr>
          <w:b/>
          <w:bCs/>
        </w:rPr>
        <w:t>first feature is selected</w:t>
      </w:r>
      <w:r w:rsidRPr="007B7F76">
        <w:t>. When a feature is clicked, the others are closed.</w:t>
      </w:r>
    </w:p>
    <w:p w14:paraId="286AF8FA" w14:textId="77777777" w:rsidR="007B7F76" w:rsidRPr="007B7F76" w:rsidRDefault="007B7F76" w:rsidP="007B7F76">
      <w:r w:rsidRPr="007B7F76">
        <w:rPr>
          <w:rFonts w:ascii="Segoe UI Emoji" w:hAnsi="Segoe UI Emoji" w:cs="Segoe UI Emoji"/>
        </w:rPr>
        <w:t>🖱️</w:t>
      </w:r>
      <w:r w:rsidRPr="007B7F76">
        <w:t xml:space="preserve"> The </w:t>
      </w:r>
      <w:r w:rsidRPr="007B7F76">
        <w:rPr>
          <w:b/>
          <w:bCs/>
        </w:rPr>
        <w:t>text is clickable</w:t>
      </w:r>
      <w:r w:rsidRPr="007B7F76">
        <w:t xml:space="preserve"> and displays the feature description when clicked. </w:t>
      </w:r>
      <w:r w:rsidRPr="007B7F76">
        <w:rPr>
          <w:rFonts w:ascii="Segoe UI Emoji" w:hAnsi="Segoe UI Emoji" w:cs="Segoe UI Emoji"/>
        </w:rPr>
        <w:t>🎥</w:t>
      </w:r>
      <w:r w:rsidRPr="007B7F76">
        <w:t xml:space="preserve"> The media could be a </w:t>
      </w:r>
      <w:r w:rsidRPr="007B7F76">
        <w:rPr>
          <w:b/>
          <w:bCs/>
        </w:rPr>
        <w:t>video</w:t>
      </w:r>
      <w:r w:rsidRPr="007B7F76">
        <w:t>, an </w:t>
      </w:r>
      <w:r w:rsidRPr="007B7F76">
        <w:rPr>
          <w:b/>
          <w:bCs/>
        </w:rPr>
        <w:t>image</w:t>
      </w:r>
      <w:r w:rsidRPr="007B7F76">
        <w:t>, or </w:t>
      </w:r>
      <w:r w:rsidRPr="007B7F76">
        <w:rPr>
          <w:b/>
          <w:bCs/>
        </w:rPr>
        <w:t>nothing</w:t>
      </w:r>
      <w:r w:rsidRPr="007B7F76">
        <w:t>. Videos are set to </w:t>
      </w:r>
      <w:r w:rsidRPr="007B7F76">
        <w:rPr>
          <w:b/>
          <w:bCs/>
        </w:rPr>
        <w:t>autoplay</w:t>
      </w:r>
      <w:r w:rsidRPr="007B7F76">
        <w:t> for the best UX.</w:t>
      </w:r>
    </w:p>
    <w:p w14:paraId="2ADE47FE" w14:textId="77777777" w:rsidR="007B7F76" w:rsidRPr="007B7F76" w:rsidRDefault="00FC53F0" w:rsidP="007B7F76">
      <w:r>
        <w:pict w14:anchorId="5CC0B0AC">
          <v:rect id="_x0000_i1096" style="width:0;height:1.5pt" o:hralign="center" o:hrstd="t" o:hr="t" fillcolor="#a0a0a0" stroked="f"/>
        </w:pict>
      </w:r>
    </w:p>
    <w:p w14:paraId="2C7CA574" w14:textId="77777777" w:rsidR="007B7F76" w:rsidRPr="007B7F76" w:rsidRDefault="007B7F76" w:rsidP="007B7F76">
      <w:r w:rsidRPr="007B7F76">
        <w:rPr>
          <w:rFonts w:ascii="Segoe UI Emoji" w:hAnsi="Segoe UI Emoji" w:cs="Segoe UI Emoji"/>
        </w:rPr>
        <w:t>🔧</w:t>
      </w:r>
      <w:r w:rsidRPr="007B7F76">
        <w:t xml:space="preserve"> A Features Accordion component for SaaSFast boilerplate</w:t>
      </w:r>
      <w:hyperlink r:id="rId142" w:anchor="a-features-accordion-component-for-saasfast-boilerplate" w:tooltip="Permanent link" w:history="1">
        <w:r w:rsidRPr="007B7F76">
          <w:rPr>
            <w:rStyle w:val="Hyperlink"/>
          </w:rPr>
          <w:t>¶</w:t>
        </w:r>
      </w:hyperlink>
    </w:p>
    <w:p w14:paraId="44E4263C" w14:textId="0DE68B16" w:rsidR="007B7F76" w:rsidRPr="007B7F76" w:rsidRDefault="007B7F76" w:rsidP="007B7F76">
      <w:r w:rsidRPr="007B7F76">
        <w:rPr>
          <w:noProof/>
        </w:rPr>
        <w:drawing>
          <wp:inline distT="0" distB="0" distL="0" distR="0" wp14:anchorId="6746A407" wp14:editId="270B18AC">
            <wp:extent cx="5943600" cy="3804920"/>
            <wp:effectExtent l="0" t="0" r="0" b="5080"/>
            <wp:docPr id="1690003407"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Alt Text"/>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3804920"/>
                    </a:xfrm>
                    <a:prstGeom prst="rect">
                      <a:avLst/>
                    </a:prstGeom>
                    <a:noFill/>
                    <a:ln>
                      <a:noFill/>
                    </a:ln>
                  </pic:spPr>
                </pic:pic>
              </a:graphicData>
            </a:graphic>
          </wp:inline>
        </w:drawing>
      </w:r>
    </w:p>
    <w:p w14:paraId="7F9BB67E" w14:textId="77777777" w:rsidR="007B7F76" w:rsidRPr="007B7F76" w:rsidRDefault="007B7F76" w:rsidP="007B7F76">
      <w:r w:rsidRPr="007B7F76">
        <w:rPr>
          <w:rFonts w:ascii="Segoe UI Emoji" w:hAnsi="Segoe UI Emoji" w:cs="Segoe UI Emoji"/>
          <w:b/>
          <w:bCs/>
        </w:rPr>
        <w:t>📄</w:t>
      </w:r>
      <w:r w:rsidRPr="007B7F76">
        <w:rPr>
          <w:b/>
          <w:bCs/>
        </w:rPr>
        <w:t xml:space="preserve"> File:</w:t>
      </w:r>
      <w:r w:rsidRPr="007B7F76">
        <w:t> page.js</w:t>
      </w:r>
    </w:p>
    <w:p w14:paraId="13B4F2CB" w14:textId="77777777" w:rsidR="007B7F76" w:rsidRPr="007B7F76" w:rsidRDefault="007B7F76" w:rsidP="007B7F76">
      <w:r w:rsidRPr="007B7F76">
        <w:t>import FeaturesAccordion from "@/components/FeaturesAccordion";</w:t>
      </w:r>
    </w:p>
    <w:p w14:paraId="1FD30255" w14:textId="77777777" w:rsidR="007B7F76" w:rsidRPr="007B7F76" w:rsidRDefault="00FC53F0" w:rsidP="007B7F76">
      <w:r>
        <w:pict w14:anchorId="1C0F8FD0">
          <v:rect id="_x0000_i1097" style="width:0;height:1.5pt" o:hralign="center" o:hrstd="t" o:hr="t" fillcolor="#a0a0a0" stroked="f"/>
        </w:pict>
      </w:r>
    </w:p>
    <w:p w14:paraId="7D0D2D46" w14:textId="77777777" w:rsidR="007B7F76" w:rsidRPr="007B7F76" w:rsidRDefault="007B7F76" w:rsidP="007B7F76">
      <w:r w:rsidRPr="007B7F76">
        <w:rPr>
          <w:rFonts w:ascii="Segoe UI Emoji" w:hAnsi="Segoe UI Emoji" w:cs="Segoe UI Emoji"/>
        </w:rPr>
        <w:t>💡</w:t>
      </w:r>
      <w:r w:rsidRPr="007B7F76">
        <w:t xml:space="preserve"> Tips</w:t>
      </w:r>
      <w:hyperlink r:id="rId144" w:anchor="tips" w:tooltip="Permanent link" w:history="1">
        <w:r w:rsidRPr="007B7F76">
          <w:rPr>
            <w:rStyle w:val="Hyperlink"/>
          </w:rPr>
          <w:t>¶</w:t>
        </w:r>
      </w:hyperlink>
    </w:p>
    <w:p w14:paraId="7D8ED1AF" w14:textId="77777777" w:rsidR="007B7F76" w:rsidRPr="007B7F76" w:rsidRDefault="007B7F76" w:rsidP="007B7F76">
      <w:pPr>
        <w:numPr>
          <w:ilvl w:val="0"/>
          <w:numId w:val="53"/>
        </w:numPr>
        <w:pBdr>
          <w:bottom w:val="single" w:sz="6" w:space="1" w:color="auto"/>
        </w:pBdr>
      </w:pPr>
      <w:r w:rsidRPr="007B7F76">
        <w:t>Keep the </w:t>
      </w:r>
      <w:r w:rsidRPr="007B7F76">
        <w:rPr>
          <w:b/>
          <w:bCs/>
        </w:rPr>
        <w:t>title short and simple</w:t>
      </w:r>
      <w:r w:rsidRPr="007B7F76">
        <w:t> </w:t>
      </w:r>
      <w:r w:rsidRPr="007B7F76">
        <w:rPr>
          <w:i/>
          <w:iCs/>
        </w:rPr>
        <w:t>(less than 5 words)</w:t>
      </w:r>
      <w:r w:rsidRPr="007B7F76">
        <w:t>.</w:t>
      </w:r>
    </w:p>
    <w:p w14:paraId="37FFBD54" w14:textId="77777777" w:rsidR="007B52F2" w:rsidRDefault="007B52F2" w:rsidP="00B5004D"/>
    <w:p w14:paraId="335C3AD2" w14:textId="77777777" w:rsidR="006F46A9" w:rsidRPr="00FC4267" w:rsidRDefault="006F46A9" w:rsidP="00934825"/>
    <w:p w14:paraId="453EBCE8" w14:textId="77777777" w:rsidR="000464C3" w:rsidRPr="000464C3" w:rsidRDefault="000464C3" w:rsidP="000464C3">
      <w:pPr>
        <w:pStyle w:val="ListParagraph"/>
        <w:numPr>
          <w:ilvl w:val="0"/>
          <w:numId w:val="9"/>
        </w:numPr>
      </w:pPr>
      <w:r w:rsidRPr="000464C3">
        <w:lastRenderedPageBreak/>
        <w:t>WithWithout</w:t>
      </w:r>
    </w:p>
    <w:p w14:paraId="12E1E421" w14:textId="77777777" w:rsidR="000464C3" w:rsidRPr="000464C3" w:rsidRDefault="000464C3" w:rsidP="000464C3">
      <w:r w:rsidRPr="000464C3">
        <w:rPr>
          <w:rFonts w:ascii="Segoe UI Emoji" w:hAnsi="Segoe UI Emoji" w:cs="Segoe UI Emoji"/>
        </w:rPr>
        <w:t>🔍</w:t>
      </w:r>
      <w:r w:rsidRPr="000464C3">
        <w:t xml:space="preserve"> This section explains how your product is better than competitors</w:t>
      </w:r>
      <w:hyperlink r:id="rId145" w:anchor="this-section-explains-how-your-product-is-better-than-competitors" w:tooltip="Permanent link" w:history="1">
        <w:r w:rsidRPr="000464C3">
          <w:rPr>
            <w:rStyle w:val="Hyperlink"/>
          </w:rPr>
          <w:t>¶</w:t>
        </w:r>
      </w:hyperlink>
    </w:p>
    <w:p w14:paraId="7EF98347" w14:textId="77777777" w:rsidR="000464C3" w:rsidRPr="000464C3" w:rsidRDefault="000464C3" w:rsidP="000464C3">
      <w:r w:rsidRPr="000464C3">
        <w:t>It is useful if you are in a competitive market and challenge the status quo.</w:t>
      </w:r>
      <w:r w:rsidRPr="000464C3">
        <w:br/>
        <w:t>Make sure to mention the name of your competitors for customers to understand the context.</w:t>
      </w:r>
    </w:p>
    <w:p w14:paraId="452E2AF6" w14:textId="71CAE9BF" w:rsidR="000464C3" w:rsidRPr="000464C3" w:rsidRDefault="000464C3" w:rsidP="000464C3">
      <w:r w:rsidRPr="000464C3">
        <w:rPr>
          <w:noProof/>
        </w:rPr>
        <w:drawing>
          <wp:inline distT="0" distB="0" distL="0" distR="0" wp14:anchorId="4B72856B" wp14:editId="321FA3B9">
            <wp:extent cx="5943600" cy="3289300"/>
            <wp:effectExtent l="0" t="0" r="0" b="6350"/>
            <wp:docPr id="1264289334"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Alt Text"/>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hyperlink r:id="rId147" w:anchor="_1" w:tooltip="Permanent link" w:history="1">
        <w:r w:rsidRPr="000464C3">
          <w:rPr>
            <w:rStyle w:val="Hyperlink"/>
          </w:rPr>
          <w:t>¶</w:t>
        </w:r>
      </w:hyperlink>
    </w:p>
    <w:p w14:paraId="1732F610" w14:textId="77777777" w:rsidR="000464C3" w:rsidRPr="000464C3" w:rsidRDefault="000464C3" w:rsidP="000464C3">
      <w:r w:rsidRPr="000464C3">
        <w:rPr>
          <w:rFonts w:ascii="Segoe UI Emoji" w:hAnsi="Segoe UI Emoji" w:cs="Segoe UI Emoji"/>
        </w:rPr>
        <w:t>🧩</w:t>
      </w:r>
      <w:r w:rsidRPr="000464C3">
        <w:t xml:space="preserve"> A WithWithout component for SaaSFast boilerplate</w:t>
      </w:r>
      <w:hyperlink r:id="rId148" w:anchor="a-withwithout-component-for-saasfast-boilerplate" w:tooltip="Permanent link" w:history="1">
        <w:r w:rsidRPr="000464C3">
          <w:rPr>
            <w:rStyle w:val="Hyperlink"/>
          </w:rPr>
          <w:t>¶</w:t>
        </w:r>
      </w:hyperlink>
    </w:p>
    <w:p w14:paraId="19167D5C" w14:textId="77777777" w:rsidR="000464C3" w:rsidRPr="000464C3" w:rsidRDefault="000464C3" w:rsidP="000464C3">
      <w:r w:rsidRPr="000464C3">
        <w:rPr>
          <w:b/>
          <w:bCs/>
        </w:rPr>
        <w:t>page.js</w:t>
      </w:r>
    </w:p>
    <w:p w14:paraId="0ED3F915" w14:textId="77777777" w:rsidR="000464C3" w:rsidRPr="000464C3" w:rsidRDefault="000464C3" w:rsidP="000464C3">
      <w:r w:rsidRPr="000464C3">
        <w:t>import WithWithout from "@/components/WithWithout";</w:t>
      </w:r>
    </w:p>
    <w:p w14:paraId="7507591E" w14:textId="77777777" w:rsidR="000464C3" w:rsidRPr="000464C3" w:rsidRDefault="00FC53F0" w:rsidP="000464C3">
      <w:r>
        <w:pict w14:anchorId="03754758">
          <v:rect id="_x0000_i1098" style="width:0;height:1.5pt" o:hralign="center" o:hrstd="t" o:hr="t" fillcolor="#a0a0a0" stroked="f"/>
        </w:pict>
      </w:r>
    </w:p>
    <w:p w14:paraId="35F2C078" w14:textId="77777777" w:rsidR="000464C3" w:rsidRPr="000464C3" w:rsidRDefault="000464C3" w:rsidP="000464C3">
      <w:r w:rsidRPr="000464C3">
        <w:rPr>
          <w:rFonts w:ascii="Segoe UI Emoji" w:hAnsi="Segoe UI Emoji" w:cs="Segoe UI Emoji"/>
        </w:rPr>
        <w:t>💡</w:t>
      </w:r>
      <w:r w:rsidRPr="000464C3">
        <w:t xml:space="preserve"> Tips</w:t>
      </w:r>
      <w:hyperlink r:id="rId149" w:anchor="tips" w:tooltip="Permanent link" w:history="1">
        <w:r w:rsidRPr="000464C3">
          <w:rPr>
            <w:rStyle w:val="Hyperlink"/>
          </w:rPr>
          <w:t>¶</w:t>
        </w:r>
      </w:hyperlink>
    </w:p>
    <w:p w14:paraId="3CCE9D13" w14:textId="77777777" w:rsidR="000464C3" w:rsidRPr="000464C3" w:rsidRDefault="000464C3" w:rsidP="000464C3">
      <w:pPr>
        <w:numPr>
          <w:ilvl w:val="0"/>
          <w:numId w:val="54"/>
        </w:numPr>
        <w:pBdr>
          <w:bottom w:val="single" w:sz="6" w:space="1" w:color="auto"/>
        </w:pBdr>
      </w:pPr>
      <w:r w:rsidRPr="000464C3">
        <w:t>Match each line of the </w:t>
      </w:r>
      <w:r w:rsidRPr="000464C3">
        <w:rPr>
          <w:b/>
          <w:bCs/>
        </w:rPr>
        <w:t>'With'</w:t>
      </w:r>
      <w:r w:rsidRPr="000464C3">
        <w:t> column with the </w:t>
      </w:r>
      <w:r w:rsidRPr="000464C3">
        <w:rPr>
          <w:b/>
          <w:bCs/>
        </w:rPr>
        <w:t>'Without'</w:t>
      </w:r>
      <w:r w:rsidRPr="000464C3">
        <w:t> column</w:t>
      </w:r>
    </w:p>
    <w:p w14:paraId="2B9299B6" w14:textId="77777777" w:rsidR="000464C3" w:rsidRDefault="000464C3"/>
    <w:p w14:paraId="070E9E2C" w14:textId="77777777" w:rsidR="00C7012F" w:rsidRDefault="00C7012F" w:rsidP="00C7012F">
      <w:pPr>
        <w:pStyle w:val="ListParagraph"/>
        <w:numPr>
          <w:ilvl w:val="0"/>
          <w:numId w:val="9"/>
        </w:numPr>
      </w:pPr>
      <w:r>
        <w:t>Call To Action ( CTA)</w:t>
      </w:r>
    </w:p>
    <w:p w14:paraId="5795C872" w14:textId="77777777" w:rsidR="00ED0135" w:rsidRPr="00ED0135" w:rsidRDefault="00ED0135" w:rsidP="00ED0135">
      <w:r w:rsidRPr="00ED0135">
        <w:rPr>
          <w:b/>
          <w:bCs/>
        </w:rPr>
        <w:t>Full-Screen CTA Section</w:t>
      </w:r>
      <w:r w:rsidRPr="00ED0135">
        <w:t>:</w:t>
      </w:r>
    </w:p>
    <w:p w14:paraId="2837923C" w14:textId="77777777" w:rsidR="00ED0135" w:rsidRPr="00ED0135" w:rsidRDefault="00FC53F0" w:rsidP="00ED0135">
      <w:r>
        <w:pict w14:anchorId="3734D8F6">
          <v:rect id="_x0000_i1099" style="width:0;height:1.5pt" o:hralign="center" o:hrstd="t" o:hr="t" fillcolor="#a0a0a0" stroked="f"/>
        </w:pict>
      </w:r>
    </w:p>
    <w:p w14:paraId="76F1D2F2" w14:textId="77777777" w:rsidR="00ED0135" w:rsidRPr="00ED0135" w:rsidRDefault="00ED0135" w:rsidP="00ED0135">
      <w:r w:rsidRPr="00ED0135">
        <w:rPr>
          <w:rFonts w:ascii="Segoe UI Emoji" w:hAnsi="Segoe UI Emoji" w:cs="Segoe UI Emoji"/>
        </w:rPr>
        <w:lastRenderedPageBreak/>
        <w:t>📣</w:t>
      </w:r>
      <w:r w:rsidRPr="00ED0135">
        <w:t xml:space="preserve"> Full-Screen CTA Section</w:t>
      </w:r>
      <w:hyperlink r:id="rId150" w:anchor="full-screen-cta-section" w:tooltip="Permanent link" w:history="1">
        <w:r w:rsidRPr="00ED0135">
          <w:rPr>
            <w:rStyle w:val="Hyperlink"/>
          </w:rPr>
          <w:t>¶</w:t>
        </w:r>
      </w:hyperlink>
    </w:p>
    <w:p w14:paraId="3636953C" w14:textId="77777777" w:rsidR="00ED0135" w:rsidRPr="00ED0135" w:rsidRDefault="00ED0135" w:rsidP="00ED0135">
      <w:r w:rsidRPr="00ED0135">
        <w:t>Includes:</w:t>
      </w:r>
    </w:p>
    <w:p w14:paraId="6707FA6F" w14:textId="77777777" w:rsidR="00ED0135" w:rsidRPr="00ED0135" w:rsidRDefault="00ED0135" w:rsidP="00ED0135">
      <w:pPr>
        <w:numPr>
          <w:ilvl w:val="0"/>
          <w:numId w:val="55"/>
        </w:numPr>
      </w:pPr>
      <w:r w:rsidRPr="00ED0135">
        <w:t>A main headline</w:t>
      </w:r>
    </w:p>
    <w:p w14:paraId="381F53C9" w14:textId="77777777" w:rsidR="00ED0135" w:rsidRPr="00ED0135" w:rsidRDefault="00ED0135" w:rsidP="00ED0135">
      <w:pPr>
        <w:numPr>
          <w:ilvl w:val="0"/>
          <w:numId w:val="55"/>
        </w:numPr>
      </w:pPr>
      <w:r w:rsidRPr="00ED0135">
        <w:t>A supporting subheadline</w:t>
      </w:r>
    </w:p>
    <w:p w14:paraId="24DE093B" w14:textId="77777777" w:rsidR="00ED0135" w:rsidRPr="00ED0135" w:rsidRDefault="00ED0135" w:rsidP="00ED0135">
      <w:pPr>
        <w:numPr>
          <w:ilvl w:val="0"/>
          <w:numId w:val="55"/>
        </w:numPr>
      </w:pPr>
      <w:r w:rsidRPr="00ED0135">
        <w:t>A background image</w:t>
      </w:r>
    </w:p>
    <w:p w14:paraId="7514F3A6" w14:textId="77777777" w:rsidR="00ED0135" w:rsidRPr="00ED0135" w:rsidRDefault="00ED0135" w:rsidP="00ED0135">
      <w:pPr>
        <w:numPr>
          <w:ilvl w:val="0"/>
          <w:numId w:val="55"/>
        </w:numPr>
      </w:pPr>
      <w:r w:rsidRPr="00ED0135">
        <w:t>A call-to-action (CTA) button</w:t>
      </w:r>
    </w:p>
    <w:p w14:paraId="3FD411A1" w14:textId="77777777" w:rsidR="00ED0135" w:rsidRPr="00ED0135" w:rsidRDefault="00ED0135" w:rsidP="00ED0135">
      <w:r w:rsidRPr="00ED0135">
        <w:rPr>
          <w:rFonts w:ascii="Segoe UI Emoji" w:hAnsi="Segoe UI Emoji" w:cs="Segoe UI Emoji"/>
        </w:rPr>
        <w:t>🧩</w:t>
      </w:r>
      <w:r w:rsidRPr="00ED0135">
        <w:t xml:space="preserve"> There are two components depending on the language:</w:t>
      </w:r>
    </w:p>
    <w:p w14:paraId="45B51DBD" w14:textId="77777777" w:rsidR="00ED0135" w:rsidRPr="00ED0135" w:rsidRDefault="00ED0135" w:rsidP="00ED0135">
      <w:pPr>
        <w:numPr>
          <w:ilvl w:val="0"/>
          <w:numId w:val="56"/>
        </w:numPr>
      </w:pPr>
      <w:r w:rsidRPr="00ED0135">
        <w:t>&lt;CTA /&gt; </w:t>
      </w:r>
      <w:r w:rsidRPr="00ED0135">
        <w:rPr>
          <w:rFonts w:ascii="Segoe UI Symbol" w:hAnsi="Segoe UI Symbol" w:cs="Segoe UI Symbol"/>
        </w:rPr>
        <w:t>➜</w:t>
      </w:r>
      <w:r w:rsidRPr="00ED0135">
        <w:t xml:space="preserve"> English version</w:t>
      </w:r>
    </w:p>
    <w:p w14:paraId="5042A3BE" w14:textId="77777777" w:rsidR="00ED0135" w:rsidRPr="00ED0135" w:rsidRDefault="00ED0135" w:rsidP="00ED0135">
      <w:pPr>
        <w:numPr>
          <w:ilvl w:val="0"/>
          <w:numId w:val="56"/>
        </w:numPr>
      </w:pPr>
      <w:r w:rsidRPr="00ED0135">
        <w:t>&lt;CTA_ar /&gt; </w:t>
      </w:r>
      <w:r w:rsidRPr="00ED0135">
        <w:rPr>
          <w:rFonts w:ascii="Segoe UI Symbol" w:hAnsi="Segoe UI Symbol" w:cs="Segoe UI Symbol"/>
        </w:rPr>
        <w:t>➜</w:t>
      </w:r>
      <w:r w:rsidRPr="00ED0135">
        <w:t xml:space="preserve"> Arabic version</w:t>
      </w:r>
    </w:p>
    <w:p w14:paraId="27907FD3" w14:textId="77777777" w:rsidR="00ED0135" w:rsidRPr="00ED0135" w:rsidRDefault="00ED0135" w:rsidP="00ED0135">
      <w:r w:rsidRPr="00ED0135">
        <w:rPr>
          <w:rFonts w:ascii="Segoe UI Symbol" w:hAnsi="Segoe UI Symbol" w:cs="Segoe UI Symbol"/>
        </w:rPr>
        <w:t>➜</w:t>
      </w:r>
      <w:r w:rsidRPr="00ED0135">
        <w:t xml:space="preserve"> English Version</w:t>
      </w:r>
      <w:hyperlink r:id="rId151" w:anchor="english-version" w:tooltip="Permanent link" w:history="1">
        <w:r w:rsidRPr="00ED0135">
          <w:rPr>
            <w:rStyle w:val="Hyperlink"/>
          </w:rPr>
          <w:t>¶</w:t>
        </w:r>
      </w:hyperlink>
    </w:p>
    <w:p w14:paraId="6D848649" w14:textId="078AFE77" w:rsidR="00ED0135" w:rsidRPr="00ED0135" w:rsidRDefault="00ED0135" w:rsidP="00ED0135">
      <w:r w:rsidRPr="00ED0135">
        <w:rPr>
          <w:noProof/>
        </w:rPr>
        <w:drawing>
          <wp:inline distT="0" distB="0" distL="0" distR="0" wp14:anchorId="01742851" wp14:editId="7FC82AD8">
            <wp:extent cx="5943600" cy="2320290"/>
            <wp:effectExtent l="0" t="0" r="0" b="3810"/>
            <wp:docPr id="1797401662"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Alt Text"/>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14:paraId="1020870C" w14:textId="77777777" w:rsidR="00ED0135" w:rsidRPr="00ED0135" w:rsidRDefault="00ED0135" w:rsidP="00ED0135">
      <w:r w:rsidRPr="00ED0135">
        <w:rPr>
          <w:rFonts w:ascii="Segoe UI Symbol" w:hAnsi="Segoe UI Symbol" w:cs="Segoe UI Symbol"/>
        </w:rPr>
        <w:t>➜</w:t>
      </w:r>
      <w:r w:rsidRPr="00ED0135">
        <w:t xml:space="preserve"> Arabic Version</w:t>
      </w:r>
      <w:hyperlink r:id="rId153" w:anchor="arabic-version" w:tooltip="Permanent link" w:history="1">
        <w:r w:rsidRPr="00ED0135">
          <w:rPr>
            <w:rStyle w:val="Hyperlink"/>
          </w:rPr>
          <w:t>¶</w:t>
        </w:r>
      </w:hyperlink>
    </w:p>
    <w:p w14:paraId="4AE999D2" w14:textId="61D1AC15" w:rsidR="00ED0135" w:rsidRPr="00ED0135" w:rsidRDefault="00ED0135" w:rsidP="00ED0135">
      <w:r w:rsidRPr="00ED0135">
        <w:rPr>
          <w:noProof/>
        </w:rPr>
        <w:lastRenderedPageBreak/>
        <w:drawing>
          <wp:inline distT="0" distB="0" distL="0" distR="0" wp14:anchorId="603B61D2" wp14:editId="521A9BA3">
            <wp:extent cx="5943600" cy="2516505"/>
            <wp:effectExtent l="0" t="0" r="0" b="0"/>
            <wp:docPr id="49080954"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Alt Tex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2516505"/>
                    </a:xfrm>
                    <a:prstGeom prst="rect">
                      <a:avLst/>
                    </a:prstGeom>
                    <a:noFill/>
                    <a:ln>
                      <a:noFill/>
                    </a:ln>
                  </pic:spPr>
                </pic:pic>
              </a:graphicData>
            </a:graphic>
          </wp:inline>
        </w:drawing>
      </w:r>
    </w:p>
    <w:p w14:paraId="7EBEEB8C" w14:textId="77777777" w:rsidR="00ED0135" w:rsidRPr="00ED0135" w:rsidRDefault="00ED0135" w:rsidP="00ED0135">
      <w:pPr>
        <w:numPr>
          <w:ilvl w:val="0"/>
          <w:numId w:val="57"/>
        </w:numPr>
      </w:pPr>
      <w:r w:rsidRPr="00ED0135">
        <w:rPr>
          <w:b/>
          <w:bCs/>
        </w:rPr>
        <w:t>Path:</w:t>
      </w:r>
      <w:r w:rsidRPr="00ED0135">
        <w:t> page.js</w:t>
      </w:r>
    </w:p>
    <w:p w14:paraId="7D5F4707" w14:textId="77777777" w:rsidR="00ED0135" w:rsidRPr="00ED0135" w:rsidRDefault="00ED0135" w:rsidP="00ED0135">
      <w:r w:rsidRPr="00ED0135">
        <w:t>// English version</w:t>
      </w:r>
    </w:p>
    <w:p w14:paraId="4B34CA68" w14:textId="77777777" w:rsidR="00ED0135" w:rsidRPr="00ED0135" w:rsidRDefault="00ED0135" w:rsidP="00ED0135">
      <w:r w:rsidRPr="00ED0135">
        <w:t>import CTA from "@/components/CTA_ar";</w:t>
      </w:r>
    </w:p>
    <w:p w14:paraId="4345E327" w14:textId="77777777" w:rsidR="00ED0135" w:rsidRPr="00ED0135" w:rsidRDefault="00ED0135" w:rsidP="00ED0135">
      <w:r w:rsidRPr="00ED0135">
        <w:t>// Arabic version</w:t>
      </w:r>
    </w:p>
    <w:p w14:paraId="6B28342B" w14:textId="77777777" w:rsidR="00ED0135" w:rsidRPr="00ED0135" w:rsidRDefault="00ED0135" w:rsidP="00ED0135">
      <w:r w:rsidRPr="00ED0135">
        <w:t>import FeaturesListicle_ar from "@/components/FeaturesListicle_ar";</w:t>
      </w:r>
    </w:p>
    <w:p w14:paraId="00665022" w14:textId="77777777" w:rsidR="00ED0135" w:rsidRPr="00ED0135" w:rsidRDefault="00FC53F0" w:rsidP="00ED0135">
      <w:r>
        <w:pict w14:anchorId="6124B08C">
          <v:rect id="_x0000_i1100" style="width:0;height:1.5pt" o:hralign="center" o:hrstd="t" o:hr="t" fillcolor="#a0a0a0" stroked="f"/>
        </w:pict>
      </w:r>
    </w:p>
    <w:p w14:paraId="701CDB3A" w14:textId="77777777" w:rsidR="00ED0135" w:rsidRPr="00ED0135" w:rsidRDefault="00ED0135" w:rsidP="00ED0135">
      <w:r w:rsidRPr="00ED0135">
        <w:rPr>
          <w:rFonts w:ascii="Segoe UI Emoji" w:hAnsi="Segoe UI Emoji" w:cs="Segoe UI Emoji"/>
        </w:rPr>
        <w:t>💡</w:t>
      </w:r>
      <w:r w:rsidRPr="00ED0135">
        <w:t xml:space="preserve"> Tips</w:t>
      </w:r>
      <w:hyperlink r:id="rId155" w:anchor="tips" w:tooltip="Permanent link" w:history="1">
        <w:r w:rsidRPr="00ED0135">
          <w:rPr>
            <w:rStyle w:val="Hyperlink"/>
          </w:rPr>
          <w:t>¶</w:t>
        </w:r>
      </w:hyperlink>
    </w:p>
    <w:p w14:paraId="1E1326BA" w14:textId="77777777" w:rsidR="00ED0135" w:rsidRPr="00ED0135" w:rsidRDefault="00ED0135" w:rsidP="00ED0135">
      <w:pPr>
        <w:numPr>
          <w:ilvl w:val="0"/>
          <w:numId w:val="58"/>
        </w:numPr>
      </w:pPr>
      <w:r w:rsidRPr="00ED0135">
        <w:t>The </w:t>
      </w:r>
      <w:r w:rsidRPr="00ED0135">
        <w:rPr>
          <w:b/>
          <w:bCs/>
        </w:rPr>
        <w:t>headline should highlight the core value</w:t>
      </w:r>
      <w:r w:rsidRPr="00ED0135">
        <w:t> of your product or service.</w:t>
      </w:r>
    </w:p>
    <w:p w14:paraId="5FC16996" w14:textId="77777777" w:rsidR="00ED0135" w:rsidRPr="00ED0135" w:rsidRDefault="00ED0135" w:rsidP="00ED0135">
      <w:pPr>
        <w:numPr>
          <w:ilvl w:val="0"/>
          <w:numId w:val="58"/>
        </w:numPr>
      </w:pPr>
      <w:r w:rsidRPr="00ED0135">
        <w:t>Ask yourself: </w:t>
      </w:r>
      <w:r w:rsidRPr="00ED0135">
        <w:rPr>
          <w:b/>
          <w:bCs/>
        </w:rPr>
        <w:t>Why should a random visitor sign up?</w:t>
      </w:r>
    </w:p>
    <w:p w14:paraId="19FC8C4A" w14:textId="77777777" w:rsidR="00ED0135" w:rsidRPr="00ED0135" w:rsidRDefault="00ED0135" w:rsidP="00ED0135">
      <w:pPr>
        <w:numPr>
          <w:ilvl w:val="0"/>
          <w:numId w:val="58"/>
        </w:numPr>
      </w:pPr>
      <w:r w:rsidRPr="00ED0135">
        <w:rPr>
          <w:b/>
          <w:bCs/>
        </w:rPr>
        <w:t>What pain does your product help solve?</w:t>
      </w:r>
    </w:p>
    <w:p w14:paraId="089EC2D6" w14:textId="77777777" w:rsidR="00ED0135" w:rsidRPr="00ED0135" w:rsidRDefault="00ED0135" w:rsidP="00ED0135">
      <w:pPr>
        <w:numPr>
          <w:ilvl w:val="0"/>
          <w:numId w:val="58"/>
        </w:numPr>
      </w:pPr>
      <w:r w:rsidRPr="00ED0135">
        <w:t>Your </w:t>
      </w:r>
      <w:r w:rsidRPr="00ED0135">
        <w:rPr>
          <w:b/>
          <w:bCs/>
        </w:rPr>
        <w:t>CTA button</w:t>
      </w:r>
      <w:r w:rsidRPr="00ED0135">
        <w:t> should always start with a verb </w:t>
      </w:r>
      <w:r w:rsidRPr="00ED0135">
        <w:rPr>
          <w:i/>
          <w:iCs/>
        </w:rPr>
        <w:t>(e.g., Get, Discover, Learn, etc.)</w:t>
      </w:r>
    </w:p>
    <w:p w14:paraId="6EA68C54" w14:textId="77777777" w:rsidR="00ED0135" w:rsidRDefault="00ED0135" w:rsidP="00C7012F">
      <w:pPr>
        <w:pBdr>
          <w:bottom w:val="single" w:sz="6" w:space="1" w:color="auto"/>
        </w:pBdr>
      </w:pPr>
    </w:p>
    <w:p w14:paraId="4A74F9EF" w14:textId="77777777" w:rsidR="00ED0135" w:rsidRDefault="00ED0135" w:rsidP="00C7012F"/>
    <w:p w14:paraId="2D75192F" w14:textId="77777777" w:rsidR="00ED0135" w:rsidRPr="00ED0135" w:rsidRDefault="00ED0135" w:rsidP="00ED0135">
      <w:pPr>
        <w:pStyle w:val="ListParagraph"/>
        <w:numPr>
          <w:ilvl w:val="0"/>
          <w:numId w:val="9"/>
        </w:numPr>
      </w:pPr>
      <w:r w:rsidRPr="00ED0135">
        <w:rPr>
          <w:b/>
          <w:bCs/>
        </w:rPr>
        <w:t>Pricing Section</w:t>
      </w:r>
      <w:r w:rsidRPr="00ED0135">
        <w:t>:</w:t>
      </w:r>
    </w:p>
    <w:p w14:paraId="0053F98B" w14:textId="60CA2CE9" w:rsidR="00ED0135" w:rsidRPr="00ED0135" w:rsidRDefault="00ED0135" w:rsidP="00ED0135"/>
    <w:p w14:paraId="777B7625" w14:textId="77777777" w:rsidR="00ED0135" w:rsidRPr="00ED0135" w:rsidRDefault="00ED0135" w:rsidP="00ED0135">
      <w:r w:rsidRPr="00ED0135">
        <w:t>Includes the ability to </w:t>
      </w:r>
      <w:r w:rsidRPr="00ED0135">
        <w:rPr>
          <w:b/>
          <w:bCs/>
        </w:rPr>
        <w:t>highlight a specific plan</w:t>
      </w:r>
      <w:r w:rsidRPr="00ED0135">
        <w:t>.</w:t>
      </w:r>
    </w:p>
    <w:p w14:paraId="56706A8B" w14:textId="77777777" w:rsidR="00ED0135" w:rsidRPr="00ED0135" w:rsidRDefault="00ED0135" w:rsidP="00ED0135">
      <w:r w:rsidRPr="00ED0135">
        <w:rPr>
          <w:rFonts w:ascii="Segoe UI Emoji" w:hAnsi="Segoe UI Emoji" w:cs="Segoe UI Emoji"/>
        </w:rPr>
        <w:t>🧩</w:t>
      </w:r>
      <w:r w:rsidRPr="00ED0135">
        <w:t xml:space="preserve"> There are two components available depending on the selected language:</w:t>
      </w:r>
    </w:p>
    <w:p w14:paraId="31B42F23" w14:textId="77777777" w:rsidR="00ED0135" w:rsidRPr="00ED0135" w:rsidRDefault="00ED0135" w:rsidP="00ED0135">
      <w:pPr>
        <w:numPr>
          <w:ilvl w:val="0"/>
          <w:numId w:val="59"/>
        </w:numPr>
      </w:pPr>
      <w:r w:rsidRPr="00ED0135">
        <w:lastRenderedPageBreak/>
        <w:t>&lt;Pricing /&gt; </w:t>
      </w:r>
      <w:r w:rsidRPr="00ED0135">
        <w:rPr>
          <w:rFonts w:ascii="Segoe UI Symbol" w:hAnsi="Segoe UI Symbol" w:cs="Segoe UI Symbol"/>
        </w:rPr>
        <w:t>➜</w:t>
      </w:r>
      <w:r w:rsidRPr="00ED0135">
        <w:t xml:space="preserve"> Arabic version</w:t>
      </w:r>
    </w:p>
    <w:p w14:paraId="688126FB" w14:textId="77777777" w:rsidR="00ED0135" w:rsidRPr="00ED0135" w:rsidRDefault="00ED0135" w:rsidP="00ED0135">
      <w:pPr>
        <w:numPr>
          <w:ilvl w:val="0"/>
          <w:numId w:val="59"/>
        </w:numPr>
      </w:pPr>
      <w:r w:rsidRPr="00ED0135">
        <w:t>&lt;Pricing_en /&gt; </w:t>
      </w:r>
      <w:r w:rsidRPr="00ED0135">
        <w:rPr>
          <w:rFonts w:ascii="Segoe UI Symbol" w:hAnsi="Segoe UI Symbol" w:cs="Segoe UI Symbol"/>
        </w:rPr>
        <w:t>➜</w:t>
      </w:r>
      <w:r w:rsidRPr="00ED0135">
        <w:t xml:space="preserve"> English version</w:t>
      </w:r>
    </w:p>
    <w:p w14:paraId="3DC16026" w14:textId="77777777" w:rsidR="00ED0135" w:rsidRPr="00ED0135" w:rsidRDefault="00ED0135" w:rsidP="00ED0135">
      <w:r w:rsidRPr="00ED0135">
        <w:rPr>
          <w:rFonts w:ascii="Segoe UI Emoji" w:hAnsi="Segoe UI Emoji" w:cs="Segoe UI Emoji"/>
        </w:rPr>
        <w:t>📂</w:t>
      </w:r>
      <w:r w:rsidRPr="00ED0135">
        <w:t xml:space="preserve"> To add a new plan, simply </w:t>
      </w:r>
      <w:r w:rsidRPr="00ED0135">
        <w:rPr>
          <w:b/>
          <w:bCs/>
        </w:rPr>
        <w:t>add it to the config.js file</w:t>
      </w:r>
      <w:r w:rsidRPr="00ED0135">
        <w:t> — it will automatically appear in the pricing section.</w:t>
      </w:r>
    </w:p>
    <w:p w14:paraId="3E925A09" w14:textId="77777777" w:rsidR="00ED0135" w:rsidRPr="00ED0135" w:rsidRDefault="00ED0135" w:rsidP="00ED0135">
      <w:r w:rsidRPr="00ED0135">
        <w:rPr>
          <w:rFonts w:ascii="Segoe UI Symbol" w:hAnsi="Segoe UI Symbol" w:cs="Segoe UI Symbol"/>
        </w:rPr>
        <w:t>➜</w:t>
      </w:r>
      <w:r w:rsidRPr="00ED0135">
        <w:t xml:space="preserve"> English Version</w:t>
      </w:r>
      <w:hyperlink r:id="rId156" w:anchor="english-version" w:tooltip="Permanent link" w:history="1">
        <w:r w:rsidRPr="00ED0135">
          <w:rPr>
            <w:rStyle w:val="Hyperlink"/>
          </w:rPr>
          <w:t>¶</w:t>
        </w:r>
      </w:hyperlink>
    </w:p>
    <w:p w14:paraId="0F94E902" w14:textId="323DA40D" w:rsidR="00ED0135" w:rsidRPr="00ED0135" w:rsidRDefault="00ED0135" w:rsidP="00ED0135">
      <w:r w:rsidRPr="00ED0135">
        <w:rPr>
          <w:noProof/>
        </w:rPr>
        <w:lastRenderedPageBreak/>
        <w:drawing>
          <wp:inline distT="0" distB="0" distL="0" distR="0" wp14:anchorId="3E410628" wp14:editId="57D5702F">
            <wp:extent cx="4876800" cy="7658100"/>
            <wp:effectExtent l="0" t="0" r="0" b="0"/>
            <wp:docPr id="1686964793"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Alt Tex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876800" cy="7658100"/>
                    </a:xfrm>
                    <a:prstGeom prst="rect">
                      <a:avLst/>
                    </a:prstGeom>
                    <a:noFill/>
                    <a:ln>
                      <a:noFill/>
                    </a:ln>
                  </pic:spPr>
                </pic:pic>
              </a:graphicData>
            </a:graphic>
          </wp:inline>
        </w:drawing>
      </w:r>
    </w:p>
    <w:p w14:paraId="5EBBAE1E" w14:textId="77777777" w:rsidR="00ED0135" w:rsidRPr="00ED0135" w:rsidRDefault="00ED0135" w:rsidP="00ED0135">
      <w:r w:rsidRPr="00ED0135">
        <w:rPr>
          <w:rFonts w:ascii="Segoe UI Symbol" w:hAnsi="Segoe UI Symbol" w:cs="Segoe UI Symbol"/>
        </w:rPr>
        <w:t>➜</w:t>
      </w:r>
      <w:r w:rsidRPr="00ED0135">
        <w:t xml:space="preserve"> Arabic Version</w:t>
      </w:r>
      <w:hyperlink r:id="rId158" w:anchor="arabic-version" w:tooltip="Permanent link" w:history="1">
        <w:r w:rsidRPr="00ED0135">
          <w:rPr>
            <w:rStyle w:val="Hyperlink"/>
          </w:rPr>
          <w:t>¶</w:t>
        </w:r>
      </w:hyperlink>
    </w:p>
    <w:p w14:paraId="61139E2C" w14:textId="014D64A7" w:rsidR="00ED0135" w:rsidRPr="00ED0135" w:rsidRDefault="00ED0135" w:rsidP="00ED0135">
      <w:r w:rsidRPr="00ED0135">
        <w:rPr>
          <w:noProof/>
        </w:rPr>
        <w:lastRenderedPageBreak/>
        <w:drawing>
          <wp:inline distT="0" distB="0" distL="0" distR="0" wp14:anchorId="5F96089E" wp14:editId="1B32A76B">
            <wp:extent cx="4610100" cy="7038975"/>
            <wp:effectExtent l="0" t="0" r="0" b="9525"/>
            <wp:docPr id="1825985694"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Alt Tex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610100" cy="7038975"/>
                    </a:xfrm>
                    <a:prstGeom prst="rect">
                      <a:avLst/>
                    </a:prstGeom>
                    <a:noFill/>
                    <a:ln>
                      <a:noFill/>
                    </a:ln>
                  </pic:spPr>
                </pic:pic>
              </a:graphicData>
            </a:graphic>
          </wp:inline>
        </w:drawing>
      </w:r>
    </w:p>
    <w:p w14:paraId="48A7DFB1" w14:textId="77777777" w:rsidR="00ED0135" w:rsidRPr="00ED0135" w:rsidRDefault="00ED0135" w:rsidP="00ED0135">
      <w:r w:rsidRPr="00ED0135">
        <w:t>// English</w:t>
      </w:r>
    </w:p>
    <w:p w14:paraId="6B3D5DBE" w14:textId="77777777" w:rsidR="00ED0135" w:rsidRPr="00ED0135" w:rsidRDefault="00ED0135" w:rsidP="00ED0135">
      <w:r w:rsidRPr="00ED0135">
        <w:t>import Pricing from "@/components/Pricing";</w:t>
      </w:r>
    </w:p>
    <w:p w14:paraId="2C423710" w14:textId="77777777" w:rsidR="00ED0135" w:rsidRPr="00ED0135" w:rsidRDefault="00ED0135" w:rsidP="00ED0135">
      <w:r w:rsidRPr="00ED0135">
        <w:t>// Arabic</w:t>
      </w:r>
    </w:p>
    <w:p w14:paraId="0347302A" w14:textId="77777777" w:rsidR="00ED0135" w:rsidRPr="00ED0135" w:rsidRDefault="00ED0135" w:rsidP="00ED0135">
      <w:r w:rsidRPr="00ED0135">
        <w:lastRenderedPageBreak/>
        <w:t>import Pricing_en from "@/components/Pricing_en";</w:t>
      </w:r>
    </w:p>
    <w:p w14:paraId="5D0F7C72" w14:textId="77777777" w:rsidR="00ED0135" w:rsidRPr="00ED0135" w:rsidRDefault="00FC53F0" w:rsidP="00ED0135">
      <w:r>
        <w:pict w14:anchorId="19D5784E">
          <v:rect id="_x0000_i1101" style="width:0;height:1.5pt" o:hralign="center" o:hrstd="t" o:hr="t" fillcolor="#a0a0a0" stroked="f"/>
        </w:pict>
      </w:r>
    </w:p>
    <w:p w14:paraId="645FFB08" w14:textId="09092988" w:rsidR="006B0605" w:rsidRPr="006B0605" w:rsidRDefault="006B0605" w:rsidP="006B0605">
      <w:pPr>
        <w:pStyle w:val="ListParagraph"/>
        <w:numPr>
          <w:ilvl w:val="0"/>
          <w:numId w:val="9"/>
        </w:numPr>
      </w:pPr>
      <w:r w:rsidRPr="006B0605">
        <w:t>FAQ Section</w:t>
      </w:r>
    </w:p>
    <w:p w14:paraId="512E4051" w14:textId="77777777" w:rsidR="006B0605" w:rsidRPr="006B0605" w:rsidRDefault="006B0605" w:rsidP="006B0605">
      <w:r w:rsidRPr="006B0605">
        <w:t>A list of </w:t>
      </w:r>
      <w:r w:rsidRPr="006B0605">
        <w:rPr>
          <w:b/>
          <w:bCs/>
        </w:rPr>
        <w:t>questions and answers</w:t>
      </w:r>
      <w:r w:rsidRPr="006B0605">
        <w:t> to address the most frequently asked queries.</w:t>
      </w:r>
    </w:p>
    <w:p w14:paraId="7666382B" w14:textId="77777777" w:rsidR="006B0605" w:rsidRPr="006B0605" w:rsidRDefault="006B0605" w:rsidP="006B0605">
      <w:r w:rsidRPr="006B0605">
        <w:rPr>
          <w:rFonts w:ascii="Segoe UI Emoji" w:hAnsi="Segoe UI Emoji" w:cs="Segoe UI Emoji"/>
        </w:rPr>
        <w:t>🧩</w:t>
      </w:r>
      <w:r w:rsidRPr="006B0605">
        <w:t xml:space="preserve"> Two components are available depending on the language:</w:t>
      </w:r>
    </w:p>
    <w:p w14:paraId="4A85B42B" w14:textId="77777777" w:rsidR="006B0605" w:rsidRPr="006B0605" w:rsidRDefault="006B0605" w:rsidP="006B0605">
      <w:pPr>
        <w:numPr>
          <w:ilvl w:val="0"/>
          <w:numId w:val="60"/>
        </w:numPr>
      </w:pPr>
      <w:r w:rsidRPr="006B0605">
        <w:t xml:space="preserve">&lt;FAQ /&gt; # </w:t>
      </w:r>
      <w:r w:rsidRPr="006B0605">
        <w:rPr>
          <w:rFonts w:ascii="Segoe UI Symbol" w:hAnsi="Segoe UI Symbol" w:cs="Segoe UI Symbol"/>
        </w:rPr>
        <w:t>➜</w:t>
      </w:r>
      <w:r w:rsidRPr="006B0605">
        <w:t xml:space="preserve"> English</w:t>
      </w:r>
    </w:p>
    <w:p w14:paraId="065DBADA" w14:textId="77777777" w:rsidR="006B0605" w:rsidRPr="006B0605" w:rsidRDefault="006B0605" w:rsidP="006B0605">
      <w:pPr>
        <w:numPr>
          <w:ilvl w:val="0"/>
          <w:numId w:val="60"/>
        </w:numPr>
      </w:pPr>
      <w:r w:rsidRPr="006B0605">
        <w:t xml:space="preserve">&lt;FAQ_ar /&gt; # </w:t>
      </w:r>
      <w:r w:rsidRPr="006B0605">
        <w:rPr>
          <w:rFonts w:ascii="Segoe UI Symbol" w:hAnsi="Segoe UI Symbol" w:cs="Segoe UI Symbol"/>
        </w:rPr>
        <w:t>➜</w:t>
      </w:r>
      <w:r w:rsidRPr="006B0605">
        <w:t xml:space="preserve"> Arabic</w:t>
      </w:r>
    </w:p>
    <w:p w14:paraId="54D5FFE1" w14:textId="77777777" w:rsidR="006B0605" w:rsidRPr="006B0605" w:rsidRDefault="006B0605" w:rsidP="006B0605">
      <w:r w:rsidRPr="006B0605">
        <w:rPr>
          <w:rFonts w:ascii="Segoe UI Symbol" w:hAnsi="Segoe UI Symbol" w:cs="Segoe UI Symbol"/>
        </w:rPr>
        <w:t>➜</w:t>
      </w:r>
      <w:r w:rsidRPr="006B0605">
        <w:t xml:space="preserve"> English Version</w:t>
      </w:r>
      <w:hyperlink r:id="rId160" w:anchor="english-version" w:tooltip="Permanent link" w:history="1">
        <w:r w:rsidRPr="006B0605">
          <w:rPr>
            <w:rStyle w:val="Hyperlink"/>
          </w:rPr>
          <w:t>¶</w:t>
        </w:r>
      </w:hyperlink>
    </w:p>
    <w:p w14:paraId="30C64DE8" w14:textId="268F6B63" w:rsidR="006B0605" w:rsidRPr="006B0605" w:rsidRDefault="006B0605" w:rsidP="006B0605">
      <w:r w:rsidRPr="006B0605">
        <w:rPr>
          <w:noProof/>
        </w:rPr>
        <w:drawing>
          <wp:inline distT="0" distB="0" distL="0" distR="0" wp14:anchorId="58BF7F4B" wp14:editId="19C14561">
            <wp:extent cx="5943600" cy="1802765"/>
            <wp:effectExtent l="0" t="0" r="0" b="6985"/>
            <wp:docPr id="1931094013"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Alt Tex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42A777BA" w14:textId="77777777" w:rsidR="006B0605" w:rsidRPr="006B0605" w:rsidRDefault="006B0605" w:rsidP="006B0605">
      <w:r w:rsidRPr="006B0605">
        <w:rPr>
          <w:rFonts w:ascii="Segoe UI Symbol" w:hAnsi="Segoe UI Symbol" w:cs="Segoe UI Symbol"/>
        </w:rPr>
        <w:t>➜</w:t>
      </w:r>
      <w:r w:rsidRPr="006B0605">
        <w:t xml:space="preserve"> Arabic Version</w:t>
      </w:r>
      <w:hyperlink r:id="rId162" w:anchor="arabic-version" w:tooltip="Permanent link" w:history="1">
        <w:r w:rsidRPr="006B0605">
          <w:rPr>
            <w:rStyle w:val="Hyperlink"/>
          </w:rPr>
          <w:t>¶</w:t>
        </w:r>
      </w:hyperlink>
    </w:p>
    <w:p w14:paraId="2DA8E81F" w14:textId="089537C0" w:rsidR="006B0605" w:rsidRPr="006B0605" w:rsidRDefault="006B0605" w:rsidP="006B0605">
      <w:r w:rsidRPr="006B0605">
        <w:rPr>
          <w:noProof/>
        </w:rPr>
        <w:drawing>
          <wp:inline distT="0" distB="0" distL="0" distR="0" wp14:anchorId="45834CAB" wp14:editId="72001792">
            <wp:extent cx="5943600" cy="1913255"/>
            <wp:effectExtent l="0" t="0" r="0" b="0"/>
            <wp:docPr id="100194727"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Alt Tex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43DDC707" w14:textId="77777777" w:rsidR="006B0605" w:rsidRPr="006B0605" w:rsidRDefault="00FC53F0" w:rsidP="006B0605">
      <w:r>
        <w:pict w14:anchorId="59210F97">
          <v:rect id="_x0000_i1102" style="width:0;height:1.5pt" o:hralign="center" o:hrstd="t" o:hr="t" fillcolor="#a0a0a0" stroked="f"/>
        </w:pict>
      </w:r>
    </w:p>
    <w:p w14:paraId="2E29223F" w14:textId="77777777" w:rsidR="006B0605" w:rsidRPr="006B0605" w:rsidRDefault="006B0605" w:rsidP="006B0605">
      <w:r w:rsidRPr="006B0605">
        <w:rPr>
          <w:rFonts w:ascii="Segoe UI Emoji" w:hAnsi="Segoe UI Emoji" w:cs="Segoe UI Emoji"/>
        </w:rPr>
        <w:t>💡</w:t>
      </w:r>
      <w:r w:rsidRPr="006B0605">
        <w:t xml:space="preserve"> Tips</w:t>
      </w:r>
      <w:hyperlink r:id="rId164" w:anchor="tips" w:tooltip="Permanent link" w:history="1">
        <w:r w:rsidRPr="006B0605">
          <w:rPr>
            <w:rStyle w:val="Hyperlink"/>
          </w:rPr>
          <w:t>¶</w:t>
        </w:r>
      </w:hyperlink>
    </w:p>
    <w:p w14:paraId="7B13A865" w14:textId="77777777" w:rsidR="006B0605" w:rsidRPr="006B0605" w:rsidRDefault="006B0605" w:rsidP="006B0605">
      <w:pPr>
        <w:numPr>
          <w:ilvl w:val="0"/>
          <w:numId w:val="61"/>
        </w:numPr>
      </w:pPr>
      <w:r w:rsidRPr="006B0605">
        <w:t>Try to address </w:t>
      </w:r>
      <w:r w:rsidRPr="006B0605">
        <w:rPr>
          <w:b/>
          <w:bCs/>
        </w:rPr>
        <w:t>any potential objections</w:t>
      </w:r>
      <w:r w:rsidRPr="006B0605">
        <w:t> your visitors might have.</w:t>
      </w:r>
    </w:p>
    <w:p w14:paraId="3C301EE8" w14:textId="77777777" w:rsidR="006B0605" w:rsidRPr="006B0605" w:rsidRDefault="006B0605" w:rsidP="006B0605">
      <w:pPr>
        <w:numPr>
          <w:ilvl w:val="0"/>
          <w:numId w:val="61"/>
        </w:numPr>
        <w:pBdr>
          <w:bottom w:val="single" w:sz="6" w:space="1" w:color="auto"/>
        </w:pBdr>
      </w:pPr>
      <w:r w:rsidRPr="006B0605">
        <w:lastRenderedPageBreak/>
        <w:t>For example, if you're selling a </w:t>
      </w:r>
      <w:r w:rsidRPr="006B0605">
        <w:rPr>
          <w:b/>
          <w:bCs/>
        </w:rPr>
        <w:t>course</w:t>
      </w:r>
      <w:r w:rsidRPr="006B0605">
        <w:t>, consider </w:t>
      </w:r>
      <w:r w:rsidRPr="006B0605">
        <w:rPr>
          <w:b/>
          <w:bCs/>
        </w:rPr>
        <w:t>adding a question about your refund policy</w:t>
      </w:r>
      <w:r w:rsidRPr="006B0605">
        <w:t>.</w:t>
      </w:r>
    </w:p>
    <w:p w14:paraId="45E493EA" w14:textId="77777777" w:rsidR="006B0605" w:rsidRDefault="006B0605" w:rsidP="00C7012F"/>
    <w:p w14:paraId="22D4F0C4" w14:textId="77777777" w:rsidR="00811CAB" w:rsidRPr="00811CAB" w:rsidRDefault="00811CAB" w:rsidP="00811CAB">
      <w:pPr>
        <w:pStyle w:val="ListParagraph"/>
        <w:numPr>
          <w:ilvl w:val="0"/>
          <w:numId w:val="9"/>
        </w:numPr>
      </w:pPr>
      <w:r w:rsidRPr="00811CAB">
        <w:t>Testimonial Small</w:t>
      </w:r>
    </w:p>
    <w:p w14:paraId="5E255B8E" w14:textId="18CD95E8" w:rsidR="00811CAB" w:rsidRPr="00811CAB" w:rsidRDefault="00811CAB" w:rsidP="00811CAB"/>
    <w:p w14:paraId="5A3633F2" w14:textId="77777777" w:rsidR="00811CAB" w:rsidRPr="00811CAB" w:rsidRDefault="00811CAB" w:rsidP="00811CAB">
      <w:r w:rsidRPr="00811CAB">
        <w:rPr>
          <w:rFonts w:ascii="Segoe UI Emoji" w:hAnsi="Segoe UI Emoji" w:cs="Segoe UI Emoji"/>
        </w:rPr>
        <w:t>🌟</w:t>
      </w:r>
      <w:r w:rsidRPr="00811CAB">
        <w:t xml:space="preserve"> Compact Testimonial Display</w:t>
      </w:r>
      <w:hyperlink r:id="rId165" w:anchor="compact-testimonial-display" w:tooltip="Permanent link" w:history="1">
        <w:r w:rsidRPr="00811CAB">
          <w:rPr>
            <w:rStyle w:val="Hyperlink"/>
          </w:rPr>
          <w:t>¶</w:t>
        </w:r>
      </w:hyperlink>
    </w:p>
    <w:p w14:paraId="6C73B130" w14:textId="77777777" w:rsidR="00811CAB" w:rsidRPr="00811CAB" w:rsidRDefault="00811CAB" w:rsidP="00811CAB">
      <w:r w:rsidRPr="00811CAB">
        <w:t>A compact testimonial section that includes:</w:t>
      </w:r>
    </w:p>
    <w:p w14:paraId="2D617C52" w14:textId="77777777" w:rsidR="00811CAB" w:rsidRPr="00811CAB" w:rsidRDefault="00811CAB" w:rsidP="00811CAB">
      <w:pPr>
        <w:numPr>
          <w:ilvl w:val="0"/>
          <w:numId w:val="62"/>
        </w:numPr>
      </w:pPr>
      <w:r w:rsidRPr="00811CAB">
        <w:t>5 customer photos</w:t>
      </w:r>
    </w:p>
    <w:p w14:paraId="0FEB0F43" w14:textId="77777777" w:rsidR="00811CAB" w:rsidRPr="00811CAB" w:rsidRDefault="00811CAB" w:rsidP="00811CAB">
      <w:pPr>
        <w:numPr>
          <w:ilvl w:val="0"/>
          <w:numId w:val="62"/>
        </w:numPr>
      </w:pPr>
      <w:r w:rsidRPr="00811CAB">
        <w:t>Along with a </w:t>
      </w:r>
      <w:r w:rsidRPr="00811CAB">
        <w:rPr>
          <w:b/>
          <w:bCs/>
        </w:rPr>
        <w:t>rating</w:t>
      </w:r>
    </w:p>
    <w:p w14:paraId="47B53D07" w14:textId="4150585F" w:rsidR="00811CAB" w:rsidRPr="00811CAB" w:rsidRDefault="00811CAB" w:rsidP="00811CAB">
      <w:r w:rsidRPr="00811CAB">
        <w:rPr>
          <w:noProof/>
        </w:rPr>
        <w:drawing>
          <wp:inline distT="0" distB="0" distL="0" distR="0" wp14:anchorId="6AF3B789" wp14:editId="684F327A">
            <wp:extent cx="5943600" cy="2083435"/>
            <wp:effectExtent l="0" t="0" r="0" b="0"/>
            <wp:docPr id="1698494415" name="Picture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Alt Tex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083435"/>
                    </a:xfrm>
                    <a:prstGeom prst="rect">
                      <a:avLst/>
                    </a:prstGeom>
                    <a:noFill/>
                    <a:ln>
                      <a:noFill/>
                    </a:ln>
                  </pic:spPr>
                </pic:pic>
              </a:graphicData>
            </a:graphic>
          </wp:inline>
        </w:drawing>
      </w:r>
    </w:p>
    <w:p w14:paraId="2145623A" w14:textId="77777777" w:rsidR="00811CAB" w:rsidRDefault="00F3250E" w:rsidP="00811CAB">
      <w:r>
        <w:br/>
      </w:r>
      <w:r w:rsidR="00811CAB">
        <w:t>--------------------------------------------------------------------------------------------</w:t>
      </w:r>
    </w:p>
    <w:p w14:paraId="17E8F7A2" w14:textId="77777777" w:rsidR="00811CAB" w:rsidRDefault="00811CAB" w:rsidP="00811CAB"/>
    <w:p w14:paraId="2D8D7508" w14:textId="77777777" w:rsidR="00B031EB" w:rsidRPr="00B031EB" w:rsidRDefault="00B031EB" w:rsidP="00B031EB">
      <w:pPr>
        <w:pStyle w:val="ListParagraph"/>
        <w:numPr>
          <w:ilvl w:val="0"/>
          <w:numId w:val="9"/>
        </w:numPr>
      </w:pPr>
      <w:r w:rsidRPr="00B031EB">
        <w:t>Testimonial Single</w:t>
      </w:r>
    </w:p>
    <w:p w14:paraId="26CF8AC0" w14:textId="77777777" w:rsidR="00B031EB" w:rsidRPr="00B031EB" w:rsidRDefault="00B031EB" w:rsidP="00B031EB">
      <w:r w:rsidRPr="00B031EB">
        <w:rPr>
          <w:rFonts w:ascii="Segoe UI Emoji" w:hAnsi="Segoe UI Emoji" w:cs="Segoe UI Emoji"/>
        </w:rPr>
        <w:t>💬</w:t>
      </w:r>
      <w:r w:rsidRPr="00B031EB">
        <w:t xml:space="preserve"> Testimonial Single</w:t>
      </w:r>
      <w:hyperlink r:id="rId167" w:anchor="testimonial-single" w:tooltip="Permanent link" w:history="1">
        <w:r w:rsidRPr="00B031EB">
          <w:rPr>
            <w:rStyle w:val="Hyperlink"/>
          </w:rPr>
          <w:t>¶</w:t>
        </w:r>
      </w:hyperlink>
    </w:p>
    <w:p w14:paraId="030AAF3C" w14:textId="77777777" w:rsidR="00B031EB" w:rsidRPr="00B031EB" w:rsidRDefault="00B031EB" w:rsidP="00B031EB">
      <w:r w:rsidRPr="00B031EB">
        <w:t>A beautiful &amp; detailed testimonial to show love from your customer.</w:t>
      </w:r>
    </w:p>
    <w:p w14:paraId="4BF14F36" w14:textId="77777777" w:rsidR="00B031EB" w:rsidRPr="00B031EB" w:rsidRDefault="00B031EB" w:rsidP="00B031EB">
      <w:r w:rsidRPr="00B031EB">
        <w:rPr>
          <w:rFonts w:ascii="Segoe UI Emoji" w:hAnsi="Segoe UI Emoji" w:cs="Segoe UI Emoji"/>
        </w:rPr>
        <w:t>🧪</w:t>
      </w:r>
      <w:r w:rsidRPr="00B031EB">
        <w:t xml:space="preserve"> A Testimonial Single component for SaaSFast boilerplate</w:t>
      </w:r>
      <w:hyperlink r:id="rId168" w:anchor="a-testimonial-single-component-for-saasfast-boilerplate" w:tooltip="Permanent link" w:history="1">
        <w:r w:rsidRPr="00B031EB">
          <w:rPr>
            <w:rStyle w:val="Hyperlink"/>
          </w:rPr>
          <w:t>¶</w:t>
        </w:r>
      </w:hyperlink>
    </w:p>
    <w:p w14:paraId="0378B03A" w14:textId="0E020372" w:rsidR="00B031EB" w:rsidRPr="00B031EB" w:rsidRDefault="00B031EB" w:rsidP="00B031EB">
      <w:r w:rsidRPr="00B031EB">
        <w:rPr>
          <w:noProof/>
        </w:rPr>
        <w:lastRenderedPageBreak/>
        <w:drawing>
          <wp:inline distT="0" distB="0" distL="0" distR="0" wp14:anchorId="7E6CC34E" wp14:editId="36EF426B">
            <wp:extent cx="5943600" cy="3320415"/>
            <wp:effectExtent l="0" t="0" r="0" b="0"/>
            <wp:docPr id="282398046" name="Picture 3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Alt Text"/>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480D50E0" w14:textId="77777777" w:rsidR="00B031EB" w:rsidRPr="00B031EB" w:rsidRDefault="00B031EB" w:rsidP="00B031EB">
      <w:r w:rsidRPr="00B031EB">
        <w:rPr>
          <w:rFonts w:ascii="Segoe UI Emoji" w:hAnsi="Segoe UI Emoji" w:cs="Segoe UI Emoji"/>
          <w:b/>
          <w:bCs/>
        </w:rPr>
        <w:t>📄</w:t>
      </w:r>
      <w:r w:rsidRPr="00B031EB">
        <w:rPr>
          <w:b/>
          <w:bCs/>
        </w:rPr>
        <w:t xml:space="preserve"> File:</w:t>
      </w:r>
      <w:r w:rsidRPr="00B031EB">
        <w:t> page.js</w:t>
      </w:r>
    </w:p>
    <w:p w14:paraId="41E476DE" w14:textId="77777777" w:rsidR="00B031EB" w:rsidRPr="00B031EB" w:rsidRDefault="00B031EB" w:rsidP="00B031EB">
      <w:r w:rsidRPr="00B031EB">
        <w:t>import Testimonials1 from "@/components/Testimonials1";</w:t>
      </w:r>
    </w:p>
    <w:p w14:paraId="74B10626" w14:textId="77777777" w:rsidR="00B031EB" w:rsidRPr="00B031EB" w:rsidRDefault="00B031EB" w:rsidP="00B031EB">
      <w:r w:rsidRPr="00B031EB">
        <w:rPr>
          <w:rFonts w:ascii="Segoe UI Emoji" w:hAnsi="Segoe UI Emoji" w:cs="Segoe UI Emoji"/>
        </w:rPr>
        <w:t>💡</w:t>
      </w:r>
      <w:r w:rsidRPr="00B031EB">
        <w:t xml:space="preserve"> Tips</w:t>
      </w:r>
      <w:hyperlink r:id="rId170" w:anchor="tips" w:tooltip="Permanent link" w:history="1">
        <w:r w:rsidRPr="00B031EB">
          <w:rPr>
            <w:rStyle w:val="Hyperlink"/>
          </w:rPr>
          <w:t>¶</w:t>
        </w:r>
      </w:hyperlink>
    </w:p>
    <w:p w14:paraId="4645E866" w14:textId="77777777" w:rsidR="00B031EB" w:rsidRPr="00B031EB" w:rsidRDefault="00B031EB" w:rsidP="00B031EB">
      <w:pPr>
        <w:numPr>
          <w:ilvl w:val="0"/>
          <w:numId w:val="63"/>
        </w:numPr>
      </w:pPr>
      <w:r w:rsidRPr="00B031EB">
        <w:t>Don't ask users </w:t>
      </w:r>
      <w:r w:rsidRPr="00B031EB">
        <w:rPr>
          <w:i/>
          <w:iCs/>
        </w:rPr>
        <w:t>if</w:t>
      </w:r>
      <w:r w:rsidRPr="00B031EB">
        <w:t> they like your product. Instead, ask </w:t>
      </w:r>
      <w:r w:rsidRPr="00B031EB">
        <w:rPr>
          <w:b/>
          <w:bCs/>
        </w:rPr>
        <w:t>how it changed in their lives</w:t>
      </w:r>
      <w:r w:rsidRPr="00B031EB">
        <w:t> after using it.</w:t>
      </w:r>
    </w:p>
    <w:p w14:paraId="02F16FFE" w14:textId="77777777" w:rsidR="00B031EB" w:rsidRPr="00B031EB" w:rsidRDefault="00B031EB" w:rsidP="00B031EB">
      <w:pPr>
        <w:numPr>
          <w:ilvl w:val="0"/>
          <w:numId w:val="63"/>
        </w:numPr>
      </w:pPr>
      <w:r w:rsidRPr="00B031EB">
        <w:t>Highlight the </w:t>
      </w:r>
      <w:r w:rsidRPr="00B031EB">
        <w:rPr>
          <w:b/>
          <w:bCs/>
        </w:rPr>
        <w:t>most important part</w:t>
      </w:r>
      <w:r w:rsidRPr="00B031EB">
        <w:t> of the testimonial to avoid clutter.</w:t>
      </w:r>
    </w:p>
    <w:p w14:paraId="38FFE1B4" w14:textId="03EAA871" w:rsidR="00B031EB" w:rsidRDefault="0001609A" w:rsidP="00B031EB">
      <w:r>
        <w:br/>
      </w:r>
      <w:r w:rsidR="00B031EB">
        <w:t>---------------------------------------------------------------------------------------------------</w:t>
      </w:r>
    </w:p>
    <w:p w14:paraId="0672D4FC" w14:textId="77777777" w:rsidR="00B031EB" w:rsidRDefault="00B031EB" w:rsidP="00B031EB"/>
    <w:p w14:paraId="0ED297D9" w14:textId="77777777" w:rsidR="007F70AA" w:rsidRPr="007F70AA" w:rsidRDefault="007F70AA" w:rsidP="007F70AA">
      <w:pPr>
        <w:pStyle w:val="ListParagraph"/>
        <w:numPr>
          <w:ilvl w:val="0"/>
          <w:numId w:val="9"/>
        </w:numPr>
      </w:pPr>
      <w:r w:rsidRPr="007F70AA">
        <w:t>Testimonial Triple</w:t>
      </w:r>
    </w:p>
    <w:p w14:paraId="772249F0" w14:textId="77777777" w:rsidR="007F70AA" w:rsidRPr="007F70AA" w:rsidRDefault="007F70AA" w:rsidP="007F70AA">
      <w:r w:rsidRPr="007F70AA">
        <w:rPr>
          <w:b/>
          <w:bCs/>
        </w:rPr>
        <w:t>3 simple testimonials</w:t>
      </w:r>
      <w:r w:rsidRPr="007F70AA">
        <w:t> to show love from your customers.</w:t>
      </w:r>
    </w:p>
    <w:p w14:paraId="797B684E" w14:textId="77777777" w:rsidR="007F70AA" w:rsidRPr="007F70AA" w:rsidRDefault="007F70AA" w:rsidP="007F70AA">
      <w:r w:rsidRPr="007F70AA">
        <w:rPr>
          <w:rFonts w:ascii="Segoe UI Emoji" w:hAnsi="Segoe UI Emoji" w:cs="Segoe UI Emoji"/>
        </w:rPr>
        <w:t>🧪</w:t>
      </w:r>
      <w:r w:rsidRPr="007F70AA">
        <w:t xml:space="preserve"> A Testimonial Triple component for SaaSFast boilerplate</w:t>
      </w:r>
      <w:hyperlink r:id="rId171" w:anchor="a-testimonial-triple-component-for-saasfast-boilerplate" w:tooltip="Permanent link" w:history="1">
        <w:r w:rsidRPr="007F70AA">
          <w:rPr>
            <w:rStyle w:val="Hyperlink"/>
          </w:rPr>
          <w:t>¶</w:t>
        </w:r>
      </w:hyperlink>
    </w:p>
    <w:p w14:paraId="0E5D7CBD" w14:textId="386C39AF" w:rsidR="007F70AA" w:rsidRPr="007F70AA" w:rsidRDefault="007F70AA" w:rsidP="007F70AA">
      <w:r w:rsidRPr="007F70AA">
        <w:rPr>
          <w:noProof/>
        </w:rPr>
        <w:lastRenderedPageBreak/>
        <w:drawing>
          <wp:inline distT="0" distB="0" distL="0" distR="0" wp14:anchorId="10E3D0EC" wp14:editId="2A8BB01A">
            <wp:extent cx="5943600" cy="2880995"/>
            <wp:effectExtent l="0" t="0" r="0" b="0"/>
            <wp:docPr id="122863159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Alt Text"/>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338710A3" w14:textId="77777777" w:rsidR="007F70AA" w:rsidRPr="007F70AA" w:rsidRDefault="007F70AA" w:rsidP="007F70AA">
      <w:r w:rsidRPr="007F70AA">
        <w:rPr>
          <w:rFonts w:ascii="Segoe UI Emoji" w:hAnsi="Segoe UI Emoji" w:cs="Segoe UI Emoji"/>
          <w:b/>
          <w:bCs/>
        </w:rPr>
        <w:t>📄</w:t>
      </w:r>
      <w:r w:rsidRPr="007F70AA">
        <w:rPr>
          <w:b/>
          <w:bCs/>
        </w:rPr>
        <w:t xml:space="preserve"> File:</w:t>
      </w:r>
      <w:r w:rsidRPr="007F70AA">
        <w:t> page.js</w:t>
      </w:r>
    </w:p>
    <w:p w14:paraId="5F961CF9" w14:textId="77777777" w:rsidR="007F70AA" w:rsidRPr="007F70AA" w:rsidRDefault="007F70AA" w:rsidP="007F70AA">
      <w:r w:rsidRPr="007F70AA">
        <w:t>import Testimonials3 from "@/components/Testimonials3";</w:t>
      </w:r>
    </w:p>
    <w:p w14:paraId="1CE25B8B" w14:textId="77777777" w:rsidR="007F70AA" w:rsidRPr="007F70AA" w:rsidRDefault="007F70AA" w:rsidP="007F70AA">
      <w:r w:rsidRPr="007F70AA">
        <w:rPr>
          <w:rFonts w:ascii="Segoe UI Emoji" w:hAnsi="Segoe UI Emoji" w:cs="Segoe UI Emoji"/>
        </w:rPr>
        <w:t>💡</w:t>
      </w:r>
      <w:r w:rsidRPr="007F70AA">
        <w:t xml:space="preserve"> Tips</w:t>
      </w:r>
      <w:hyperlink r:id="rId173" w:anchor="tips" w:tooltip="Permanent link" w:history="1">
        <w:r w:rsidRPr="007F70AA">
          <w:rPr>
            <w:rStyle w:val="Hyperlink"/>
          </w:rPr>
          <w:t>¶</w:t>
        </w:r>
      </w:hyperlink>
    </w:p>
    <w:p w14:paraId="32DEAA3B" w14:textId="77777777" w:rsidR="007F70AA" w:rsidRPr="007F70AA" w:rsidRDefault="007F70AA" w:rsidP="007F70AA">
      <w:pPr>
        <w:numPr>
          <w:ilvl w:val="0"/>
          <w:numId w:val="64"/>
        </w:numPr>
      </w:pPr>
      <w:r w:rsidRPr="007F70AA">
        <w:t>Don't ask users </w:t>
      </w:r>
      <w:r w:rsidRPr="007F70AA">
        <w:rPr>
          <w:i/>
          <w:iCs/>
        </w:rPr>
        <w:t>if</w:t>
      </w:r>
      <w:r w:rsidRPr="007F70AA">
        <w:t> they like your product. Instead, ask </w:t>
      </w:r>
      <w:r w:rsidRPr="007F70AA">
        <w:rPr>
          <w:b/>
          <w:bCs/>
        </w:rPr>
        <w:t>how it changed their lives</w:t>
      </w:r>
      <w:r w:rsidRPr="007F70AA">
        <w:t> after using it.</w:t>
      </w:r>
    </w:p>
    <w:p w14:paraId="23355EE5" w14:textId="77777777" w:rsidR="007F70AA" w:rsidRPr="007F70AA" w:rsidRDefault="007F70AA" w:rsidP="007F70AA">
      <w:pPr>
        <w:numPr>
          <w:ilvl w:val="0"/>
          <w:numId w:val="64"/>
        </w:numPr>
        <w:pBdr>
          <w:bottom w:val="single" w:sz="6" w:space="1" w:color="auto"/>
        </w:pBdr>
      </w:pPr>
      <w:r w:rsidRPr="007F70AA">
        <w:t>Highlight the </w:t>
      </w:r>
      <w:r w:rsidRPr="007F70AA">
        <w:rPr>
          <w:b/>
          <w:bCs/>
        </w:rPr>
        <w:t>most important part</w:t>
      </w:r>
      <w:r w:rsidRPr="007F70AA">
        <w:t> of the testimonial to avoid clutter.</w:t>
      </w:r>
    </w:p>
    <w:p w14:paraId="5751B137" w14:textId="77777777" w:rsidR="007F70AA" w:rsidRDefault="007F70AA" w:rsidP="00B031EB"/>
    <w:p w14:paraId="6EF19F19" w14:textId="77777777" w:rsidR="00AE0AA0" w:rsidRPr="00AE0AA0" w:rsidRDefault="00AE0AA0" w:rsidP="00AE0AA0">
      <w:pPr>
        <w:pStyle w:val="ListParagraph"/>
        <w:numPr>
          <w:ilvl w:val="0"/>
          <w:numId w:val="9"/>
        </w:numPr>
      </w:pPr>
      <w:r w:rsidRPr="00AE0AA0">
        <w:t>Testimonial Grid</w:t>
      </w:r>
    </w:p>
    <w:p w14:paraId="4671624A" w14:textId="41C2E4B8" w:rsidR="00AE0AA0" w:rsidRPr="00AE0AA0" w:rsidRDefault="00AE0AA0" w:rsidP="00AE0AA0"/>
    <w:p w14:paraId="06D4936B" w14:textId="77777777" w:rsidR="00AE0AA0" w:rsidRPr="00AE0AA0" w:rsidRDefault="00AE0AA0" w:rsidP="00AE0AA0">
      <w:r w:rsidRPr="00AE0AA0">
        <w:rPr>
          <w:rFonts w:ascii="Segoe UI Emoji" w:hAnsi="Segoe UI Emoji" w:cs="Segoe UI Emoji"/>
        </w:rPr>
        <w:t>🧾</w:t>
      </w:r>
      <w:r w:rsidRPr="00AE0AA0">
        <w:t xml:space="preserve"> Simple Testimonial Grid</w:t>
      </w:r>
      <w:hyperlink r:id="rId174" w:anchor="simple-testimonial-grid" w:tooltip="Permanent link" w:history="1">
        <w:r w:rsidRPr="00AE0AA0">
          <w:rPr>
            <w:rStyle w:val="Hyperlink"/>
          </w:rPr>
          <w:t>¶</w:t>
        </w:r>
      </w:hyperlink>
    </w:p>
    <w:p w14:paraId="24281DE1" w14:textId="77777777" w:rsidR="00AE0AA0" w:rsidRPr="00AE0AA0" w:rsidRDefault="00AE0AA0" w:rsidP="00AE0AA0">
      <w:r w:rsidRPr="00AE0AA0">
        <w:t>11 simple testimonials that reflect genuine appreciation and support from your customers.</w:t>
      </w:r>
    </w:p>
    <w:p w14:paraId="320F0872" w14:textId="77777777" w:rsidR="00AE0AA0" w:rsidRPr="00AE0AA0" w:rsidRDefault="00AE0AA0" w:rsidP="00AE0AA0">
      <w:r w:rsidRPr="00AE0AA0">
        <w:rPr>
          <w:rFonts w:ascii="Segoe UI Emoji" w:hAnsi="Segoe UI Emoji" w:cs="Segoe UI Emoji"/>
        </w:rPr>
        <w:t>📸</w:t>
      </w:r>
      <w:r w:rsidRPr="00AE0AA0">
        <w:t xml:space="preserve"> Under this, there's an image and code example.</w:t>
      </w:r>
    </w:p>
    <w:p w14:paraId="05C3D0BD" w14:textId="77777777" w:rsidR="00AE0AA0" w:rsidRPr="00AE0AA0" w:rsidRDefault="00FC53F0" w:rsidP="00AE0AA0">
      <w:r>
        <w:pict w14:anchorId="33055744">
          <v:rect id="_x0000_i1103" style="width:0;height:1.5pt" o:hralign="center" o:hrstd="t" o:hr="t" fillcolor="#a0a0a0" stroked="f"/>
        </w:pict>
      </w:r>
    </w:p>
    <w:p w14:paraId="442B9589" w14:textId="77777777" w:rsidR="00AE0AA0" w:rsidRPr="00AE0AA0" w:rsidRDefault="00AE0AA0" w:rsidP="00AE0AA0">
      <w:r w:rsidRPr="00AE0AA0">
        <w:rPr>
          <w:rFonts w:ascii="Segoe UI Emoji" w:hAnsi="Segoe UI Emoji" w:cs="Segoe UI Emoji"/>
        </w:rPr>
        <w:t>💡</w:t>
      </w:r>
      <w:r w:rsidRPr="00AE0AA0">
        <w:t xml:space="preserve"> Tips</w:t>
      </w:r>
      <w:hyperlink r:id="rId175" w:anchor="tips" w:tooltip="Permanent link" w:history="1">
        <w:r w:rsidRPr="00AE0AA0">
          <w:rPr>
            <w:rStyle w:val="Hyperlink"/>
          </w:rPr>
          <w:t>¶</w:t>
        </w:r>
      </w:hyperlink>
    </w:p>
    <w:p w14:paraId="57148F6C" w14:textId="77777777" w:rsidR="00AE0AA0" w:rsidRPr="00AE0AA0" w:rsidRDefault="00AE0AA0" w:rsidP="00AE0AA0">
      <w:pPr>
        <w:numPr>
          <w:ilvl w:val="0"/>
          <w:numId w:val="65"/>
        </w:numPr>
      </w:pPr>
      <w:r w:rsidRPr="00AE0AA0">
        <w:t>Don’t ask users </w:t>
      </w:r>
      <w:r w:rsidRPr="00AE0AA0">
        <w:rPr>
          <w:i/>
          <w:iCs/>
        </w:rPr>
        <w:t>if</w:t>
      </w:r>
      <w:r w:rsidRPr="00AE0AA0">
        <w:t> they liked your product — ask them </w:t>
      </w:r>
      <w:r w:rsidRPr="00AE0AA0">
        <w:rPr>
          <w:i/>
          <w:iCs/>
        </w:rPr>
        <w:t>how</w:t>
      </w:r>
      <w:r w:rsidRPr="00AE0AA0">
        <w:t> it changed their life after using it.</w:t>
      </w:r>
    </w:p>
    <w:p w14:paraId="163D8D85" w14:textId="08D9E5DE" w:rsidR="00AE0AA0" w:rsidRDefault="00AE0AA0" w:rsidP="00AE0AA0">
      <w:pPr>
        <w:numPr>
          <w:ilvl w:val="0"/>
          <w:numId w:val="65"/>
        </w:numPr>
        <w:pBdr>
          <w:bottom w:val="single" w:sz="6" w:space="1" w:color="auto"/>
        </w:pBdr>
      </w:pPr>
      <w:r w:rsidRPr="00AE0AA0">
        <w:lastRenderedPageBreak/>
        <w:t>Focus on the most impactful part of the testimonial to avoid clutter.</w:t>
      </w:r>
    </w:p>
    <w:p w14:paraId="3F6DF794" w14:textId="77777777" w:rsidR="00AE0AA0" w:rsidRDefault="00AE0AA0" w:rsidP="00AE0AA0">
      <w:pPr>
        <w:ind w:left="720"/>
      </w:pPr>
    </w:p>
    <w:p w14:paraId="3EA15EB0" w14:textId="77777777" w:rsidR="000254C8" w:rsidRPr="000254C8" w:rsidRDefault="000254C8" w:rsidP="000254C8">
      <w:pPr>
        <w:pStyle w:val="ListParagraph"/>
        <w:numPr>
          <w:ilvl w:val="0"/>
          <w:numId w:val="9"/>
        </w:numPr>
      </w:pPr>
      <w:r w:rsidRPr="000254C8">
        <w:t>Footer</w:t>
      </w:r>
    </w:p>
    <w:p w14:paraId="4FBA4A32" w14:textId="77777777" w:rsidR="000254C8" w:rsidRPr="000254C8" w:rsidRDefault="000254C8" w:rsidP="000254C8">
      <w:pPr>
        <w:ind w:left="720"/>
      </w:pPr>
      <w:r w:rsidRPr="000254C8">
        <w:rPr>
          <w:rFonts w:ascii="Segoe UI Emoji" w:hAnsi="Segoe UI Emoji" w:cs="Segoe UI Emoji"/>
        </w:rPr>
        <w:t>🦶</w:t>
      </w:r>
      <w:r w:rsidRPr="000254C8">
        <w:t xml:space="preserve"> Simple Footer</w:t>
      </w:r>
      <w:hyperlink r:id="rId176" w:anchor="simple-footer" w:tooltip="Permanent link" w:history="1">
        <w:r w:rsidRPr="000254C8">
          <w:rPr>
            <w:rStyle w:val="Hyperlink"/>
          </w:rPr>
          <w:t>¶</w:t>
        </w:r>
      </w:hyperlink>
    </w:p>
    <w:p w14:paraId="38BD4C36" w14:textId="77777777" w:rsidR="000254C8" w:rsidRPr="000254C8" w:rsidRDefault="000254C8" w:rsidP="000254C8">
      <w:pPr>
        <w:ind w:left="720"/>
      </w:pPr>
      <w:r w:rsidRPr="000254C8">
        <w:t>A minimal footer that includes:</w:t>
      </w:r>
    </w:p>
    <w:p w14:paraId="51218A9C" w14:textId="77777777" w:rsidR="000254C8" w:rsidRPr="000254C8" w:rsidRDefault="000254C8" w:rsidP="000254C8">
      <w:pPr>
        <w:numPr>
          <w:ilvl w:val="0"/>
          <w:numId w:val="66"/>
        </w:numPr>
      </w:pPr>
      <w:r w:rsidRPr="000254C8">
        <w:rPr>
          <w:b/>
          <w:bCs/>
        </w:rPr>
        <w:t>Logo</w:t>
      </w:r>
    </w:p>
    <w:p w14:paraId="0ECF5818" w14:textId="77777777" w:rsidR="000254C8" w:rsidRPr="000254C8" w:rsidRDefault="000254C8" w:rsidP="000254C8">
      <w:pPr>
        <w:numPr>
          <w:ilvl w:val="0"/>
          <w:numId w:val="66"/>
        </w:numPr>
      </w:pPr>
      <w:r w:rsidRPr="000254C8">
        <w:rPr>
          <w:b/>
          <w:bCs/>
        </w:rPr>
        <w:t>Slogan</w:t>
      </w:r>
    </w:p>
    <w:p w14:paraId="437346E4" w14:textId="77777777" w:rsidR="000254C8" w:rsidRPr="000254C8" w:rsidRDefault="000254C8" w:rsidP="000254C8">
      <w:pPr>
        <w:numPr>
          <w:ilvl w:val="0"/>
          <w:numId w:val="66"/>
        </w:numPr>
      </w:pPr>
      <w:r w:rsidRPr="000254C8">
        <w:rPr>
          <w:b/>
          <w:bCs/>
        </w:rPr>
        <w:t>Links</w:t>
      </w:r>
    </w:p>
    <w:p w14:paraId="38737F2E" w14:textId="77777777" w:rsidR="000254C8" w:rsidRPr="000254C8" w:rsidRDefault="000254C8" w:rsidP="000254C8">
      <w:pPr>
        <w:ind w:left="720"/>
      </w:pPr>
      <w:r w:rsidRPr="000254C8">
        <w:rPr>
          <w:rFonts w:ascii="Segoe UI Emoji" w:hAnsi="Segoe UI Emoji" w:cs="Segoe UI Emoji"/>
        </w:rPr>
        <w:t>🧩</w:t>
      </w:r>
      <w:r w:rsidRPr="000254C8">
        <w:t xml:space="preserve"> There are 3 components you can use based on language:</w:t>
      </w:r>
    </w:p>
    <w:p w14:paraId="41E2E632" w14:textId="77777777" w:rsidR="000254C8" w:rsidRPr="000254C8" w:rsidRDefault="000254C8" w:rsidP="000254C8">
      <w:pPr>
        <w:numPr>
          <w:ilvl w:val="0"/>
          <w:numId w:val="67"/>
        </w:numPr>
      </w:pPr>
      <w:r w:rsidRPr="000254C8">
        <w:t>&lt;Footer /&gt; </w:t>
      </w:r>
      <w:r w:rsidRPr="000254C8">
        <w:rPr>
          <w:rFonts w:ascii="Segoe UI Symbol" w:hAnsi="Segoe UI Symbol" w:cs="Segoe UI Symbol"/>
        </w:rPr>
        <w:t>➜</w:t>
      </w:r>
      <w:r w:rsidRPr="000254C8">
        <w:t xml:space="preserve"> Footer that supports</w:t>
      </w:r>
      <w:r w:rsidRPr="000254C8">
        <w:rPr>
          <w:rFonts w:ascii="Aptos" w:hAnsi="Aptos" w:cs="Aptos"/>
        </w:rPr>
        <w:t> </w:t>
      </w:r>
      <w:r w:rsidRPr="000254C8">
        <w:rPr>
          <w:b/>
          <w:bCs/>
        </w:rPr>
        <w:t>both Arabic and English</w:t>
      </w:r>
    </w:p>
    <w:p w14:paraId="38A5E7E1" w14:textId="77777777" w:rsidR="000254C8" w:rsidRPr="000254C8" w:rsidRDefault="000254C8" w:rsidP="000254C8">
      <w:pPr>
        <w:numPr>
          <w:ilvl w:val="0"/>
          <w:numId w:val="67"/>
        </w:numPr>
      </w:pPr>
      <w:r w:rsidRPr="000254C8">
        <w:t>&lt;Footer_ar /&gt; </w:t>
      </w:r>
      <w:r w:rsidRPr="000254C8">
        <w:rPr>
          <w:rFonts w:ascii="Segoe UI Symbol" w:hAnsi="Segoe UI Symbol" w:cs="Segoe UI Symbol"/>
        </w:rPr>
        <w:t>➜</w:t>
      </w:r>
      <w:r w:rsidRPr="000254C8">
        <w:t xml:space="preserve"> Footer for</w:t>
      </w:r>
      <w:r w:rsidRPr="000254C8">
        <w:rPr>
          <w:rFonts w:ascii="Aptos" w:hAnsi="Aptos" w:cs="Aptos"/>
        </w:rPr>
        <w:t> </w:t>
      </w:r>
      <w:r w:rsidRPr="000254C8">
        <w:rPr>
          <w:b/>
          <w:bCs/>
        </w:rPr>
        <w:t>Arabic only</w:t>
      </w:r>
    </w:p>
    <w:p w14:paraId="4FBD62CD" w14:textId="77777777" w:rsidR="000254C8" w:rsidRPr="000254C8" w:rsidRDefault="000254C8" w:rsidP="000254C8">
      <w:pPr>
        <w:numPr>
          <w:ilvl w:val="0"/>
          <w:numId w:val="67"/>
        </w:numPr>
      </w:pPr>
      <w:r w:rsidRPr="000254C8">
        <w:t>&lt;Footer_en /&gt; </w:t>
      </w:r>
      <w:r w:rsidRPr="000254C8">
        <w:rPr>
          <w:rFonts w:ascii="Segoe UI Symbol" w:hAnsi="Segoe UI Symbol" w:cs="Segoe UI Symbol"/>
        </w:rPr>
        <w:t>➜</w:t>
      </w:r>
      <w:r w:rsidRPr="000254C8">
        <w:t xml:space="preserve"> Footer for</w:t>
      </w:r>
      <w:r w:rsidRPr="000254C8">
        <w:rPr>
          <w:rFonts w:ascii="Aptos" w:hAnsi="Aptos" w:cs="Aptos"/>
        </w:rPr>
        <w:t> </w:t>
      </w:r>
      <w:r w:rsidRPr="000254C8">
        <w:rPr>
          <w:b/>
          <w:bCs/>
        </w:rPr>
        <w:t>English only</w:t>
      </w:r>
    </w:p>
    <w:p w14:paraId="2F8437ED" w14:textId="3D43CE5B" w:rsidR="000254C8" w:rsidRPr="000254C8" w:rsidRDefault="000254C8" w:rsidP="000254C8">
      <w:pPr>
        <w:ind w:left="720"/>
      </w:pPr>
      <w:r w:rsidRPr="000254C8">
        <w:rPr>
          <w:rFonts w:ascii="Segoe UI Emoji" w:hAnsi="Segoe UI Emoji" w:cs="Segoe UI Emoji"/>
        </w:rPr>
        <w:t>📸</w:t>
      </w:r>
      <w:r w:rsidRPr="000254C8">
        <w:t> </w:t>
      </w:r>
      <w:r w:rsidRPr="000254C8">
        <w:rPr>
          <w:noProof/>
        </w:rPr>
        <w:drawing>
          <wp:inline distT="0" distB="0" distL="0" distR="0" wp14:anchorId="4B380194" wp14:editId="646530F1">
            <wp:extent cx="5943600" cy="954405"/>
            <wp:effectExtent l="0" t="0" r="0" b="0"/>
            <wp:docPr id="549034983" name="Picture 4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Alt Tex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43600" cy="954405"/>
                    </a:xfrm>
                    <a:prstGeom prst="rect">
                      <a:avLst/>
                    </a:prstGeom>
                    <a:noFill/>
                    <a:ln>
                      <a:noFill/>
                    </a:ln>
                  </pic:spPr>
                </pic:pic>
              </a:graphicData>
            </a:graphic>
          </wp:inline>
        </w:drawing>
      </w:r>
    </w:p>
    <w:p w14:paraId="7E6256AF" w14:textId="77777777" w:rsidR="000254C8" w:rsidRPr="000254C8" w:rsidRDefault="000254C8" w:rsidP="000254C8">
      <w:pPr>
        <w:ind w:left="720"/>
      </w:pPr>
      <w:r w:rsidRPr="000254C8">
        <w:t>// For both Arabic and English</w:t>
      </w:r>
    </w:p>
    <w:p w14:paraId="1DA484BE" w14:textId="77777777" w:rsidR="000254C8" w:rsidRPr="000254C8" w:rsidRDefault="000254C8" w:rsidP="000254C8">
      <w:pPr>
        <w:ind w:left="720"/>
      </w:pPr>
      <w:r w:rsidRPr="000254C8">
        <w:t>import Footer from "@/components/Footer";</w:t>
      </w:r>
    </w:p>
    <w:p w14:paraId="4B852897" w14:textId="77777777" w:rsidR="000254C8" w:rsidRPr="000254C8" w:rsidRDefault="000254C8" w:rsidP="000254C8">
      <w:pPr>
        <w:ind w:left="720"/>
      </w:pPr>
      <w:r w:rsidRPr="000254C8">
        <w:t>// English only</w:t>
      </w:r>
    </w:p>
    <w:p w14:paraId="4E731234" w14:textId="77777777" w:rsidR="000254C8" w:rsidRPr="000254C8" w:rsidRDefault="000254C8" w:rsidP="000254C8">
      <w:pPr>
        <w:ind w:left="720"/>
      </w:pPr>
      <w:r w:rsidRPr="000254C8">
        <w:t>import Footer_en from "@/components/Footer_en";</w:t>
      </w:r>
    </w:p>
    <w:p w14:paraId="2F8E3D91" w14:textId="77777777" w:rsidR="000254C8" w:rsidRPr="000254C8" w:rsidRDefault="000254C8" w:rsidP="000254C8">
      <w:pPr>
        <w:ind w:left="720"/>
      </w:pPr>
      <w:r w:rsidRPr="000254C8">
        <w:t>// Arabic only</w:t>
      </w:r>
    </w:p>
    <w:p w14:paraId="7EDCB3FF" w14:textId="77777777" w:rsidR="000254C8" w:rsidRPr="000254C8" w:rsidRDefault="000254C8" w:rsidP="000254C8">
      <w:pPr>
        <w:ind w:left="720"/>
      </w:pPr>
      <w:r w:rsidRPr="000254C8">
        <w:t>import Footer_ar from "@/components/Footer_ar";</w:t>
      </w:r>
    </w:p>
    <w:p w14:paraId="5BC60B22" w14:textId="77777777" w:rsidR="00AE0AA0" w:rsidRPr="00AE0AA0" w:rsidRDefault="00AE0AA0" w:rsidP="00AE0AA0">
      <w:pPr>
        <w:pBdr>
          <w:bottom w:val="single" w:sz="6" w:space="1" w:color="auto"/>
        </w:pBdr>
        <w:ind w:left="720"/>
      </w:pPr>
    </w:p>
    <w:p w14:paraId="6EFB8C4F" w14:textId="77777777" w:rsidR="000254C8" w:rsidRDefault="000254C8" w:rsidP="00B031EB"/>
    <w:p w14:paraId="2532ACC4" w14:textId="77777777" w:rsidR="00561581" w:rsidRDefault="00561581" w:rsidP="00B031EB"/>
    <w:p w14:paraId="74BE3380" w14:textId="77777777" w:rsidR="00561581" w:rsidRPr="00561581" w:rsidRDefault="00561581" w:rsidP="00561581">
      <w:pPr>
        <w:pStyle w:val="ListParagraph"/>
        <w:numPr>
          <w:ilvl w:val="0"/>
          <w:numId w:val="9"/>
        </w:numPr>
      </w:pPr>
      <w:r w:rsidRPr="00561581">
        <w:lastRenderedPageBreak/>
        <w:t>Button Lead</w:t>
      </w:r>
    </w:p>
    <w:p w14:paraId="3FCAA242" w14:textId="77777777" w:rsidR="00561581" w:rsidRPr="00561581" w:rsidRDefault="00FC53F0" w:rsidP="00561581">
      <w:r>
        <w:pict w14:anchorId="01119CF1">
          <v:rect id="_x0000_i1104" style="width:0;height:1.5pt" o:hralign="center" o:hrstd="t" o:hr="t" fillcolor="#a0a0a0" stroked="f"/>
        </w:pict>
      </w:r>
    </w:p>
    <w:p w14:paraId="5BBF9DA9" w14:textId="77777777" w:rsidR="00561581" w:rsidRPr="00561581" w:rsidRDefault="00561581" w:rsidP="00561581">
      <w:r w:rsidRPr="00561581">
        <w:rPr>
          <w:rFonts w:ascii="Segoe UI Emoji" w:hAnsi="Segoe UI Emoji" w:cs="Segoe UI Emoji"/>
        </w:rPr>
        <w:t>✉️</w:t>
      </w:r>
      <w:r w:rsidRPr="00561581">
        <w:t xml:space="preserve"> Email Collection</w:t>
      </w:r>
      <w:hyperlink r:id="rId178" w:anchor="email-collection" w:tooltip="Permanent link" w:history="1">
        <w:r w:rsidRPr="00561581">
          <w:rPr>
            <w:rStyle w:val="Hyperlink"/>
          </w:rPr>
          <w:t>¶</w:t>
        </w:r>
      </w:hyperlink>
    </w:p>
    <w:p w14:paraId="61103482" w14:textId="77777777" w:rsidR="00561581" w:rsidRPr="00561581" w:rsidRDefault="00561581" w:rsidP="00561581">
      <w:r w:rsidRPr="00561581">
        <w:t>Collect email addresses and automatically store them in your database.</w:t>
      </w:r>
    </w:p>
    <w:p w14:paraId="45BB5071" w14:textId="77777777" w:rsidR="00561581" w:rsidRPr="00561581" w:rsidRDefault="00561581" w:rsidP="00561581">
      <w:r w:rsidRPr="00561581">
        <w:rPr>
          <w:rFonts w:ascii="Segoe UI Emoji" w:hAnsi="Segoe UI Emoji" w:cs="Segoe UI Emoji"/>
        </w:rPr>
        <w:t>✅</w:t>
      </w:r>
      <w:r w:rsidRPr="00561581">
        <w:t xml:space="preserve"> Perfect for:</w:t>
      </w:r>
    </w:p>
    <w:p w14:paraId="3E09EA80" w14:textId="77777777" w:rsidR="00561581" w:rsidRPr="00561581" w:rsidRDefault="00561581" w:rsidP="00561581">
      <w:pPr>
        <w:numPr>
          <w:ilvl w:val="0"/>
          <w:numId w:val="68"/>
        </w:numPr>
      </w:pPr>
      <w:r w:rsidRPr="00561581">
        <w:t>A </w:t>
      </w:r>
      <w:r w:rsidRPr="00561581">
        <w:rPr>
          <w:b/>
          <w:bCs/>
        </w:rPr>
        <w:t>waitlist</w:t>
      </w:r>
      <w:r w:rsidRPr="00561581">
        <w:t> (if your product isn’t ready yet)</w:t>
      </w:r>
    </w:p>
    <w:p w14:paraId="1D75F61C" w14:textId="77777777" w:rsidR="00561581" w:rsidRPr="00561581" w:rsidRDefault="00561581" w:rsidP="00561581">
      <w:pPr>
        <w:numPr>
          <w:ilvl w:val="0"/>
          <w:numId w:val="68"/>
        </w:numPr>
      </w:pPr>
      <w:r w:rsidRPr="00561581">
        <w:t>Or a </w:t>
      </w:r>
      <w:r w:rsidRPr="00561581">
        <w:rPr>
          <w:b/>
          <w:bCs/>
        </w:rPr>
        <w:t>popup form</w:t>
      </w:r>
      <w:r w:rsidRPr="00561581">
        <w:t> for lead generation</w:t>
      </w:r>
    </w:p>
    <w:p w14:paraId="516F6032" w14:textId="77777777" w:rsidR="00561581" w:rsidRPr="00561581" w:rsidRDefault="00561581" w:rsidP="00561581">
      <w:r w:rsidRPr="00561581">
        <w:rPr>
          <w:rFonts w:ascii="Segoe UI Emoji" w:hAnsi="Segoe UI Emoji" w:cs="Segoe UI Emoji"/>
        </w:rPr>
        <w:t>🔁</w:t>
      </w:r>
      <w:r w:rsidRPr="00561581">
        <w:t xml:space="preserve"> It triggers the API route: /api/lead/route.js to save the lead in the database.</w:t>
      </w:r>
    </w:p>
    <w:p w14:paraId="38CA37B4" w14:textId="77777777" w:rsidR="00561581" w:rsidRPr="00561581" w:rsidRDefault="00561581" w:rsidP="00561581">
      <w:r w:rsidRPr="00561581">
        <w:rPr>
          <w:rFonts w:ascii="Segoe UI Emoji" w:hAnsi="Segoe UI Emoji" w:cs="Segoe UI Emoji"/>
        </w:rPr>
        <w:t>📦</w:t>
      </w:r>
      <w:r w:rsidRPr="00561581">
        <w:t xml:space="preserve"> This process </w:t>
      </w:r>
      <w:r w:rsidRPr="00561581">
        <w:rPr>
          <w:b/>
          <w:bCs/>
        </w:rPr>
        <w:t>requires a database</w:t>
      </w:r>
      <w:r w:rsidRPr="00561581">
        <w:t>.</w:t>
      </w:r>
    </w:p>
    <w:p w14:paraId="40C7D08D" w14:textId="5EB76992" w:rsidR="00561581" w:rsidRPr="00561581" w:rsidRDefault="00561581" w:rsidP="00561581">
      <w:r w:rsidRPr="00561581">
        <w:rPr>
          <w:noProof/>
        </w:rPr>
        <w:drawing>
          <wp:inline distT="0" distB="0" distL="0" distR="0" wp14:anchorId="1BBE75E9" wp14:editId="4024CC1E">
            <wp:extent cx="5943600" cy="2971800"/>
            <wp:effectExtent l="0" t="0" r="0" b="0"/>
            <wp:docPr id="679686914" name="Picture 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Alt Tex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C989B19" w14:textId="77777777" w:rsidR="00561581" w:rsidRPr="00561581" w:rsidRDefault="00561581" w:rsidP="00561581">
      <w:pPr>
        <w:pBdr>
          <w:bottom w:val="single" w:sz="6" w:space="1" w:color="auto"/>
        </w:pBdr>
      </w:pPr>
      <w:r w:rsidRPr="00561581">
        <w:t>import ButtonLead from "@/components/ButtonLead";</w:t>
      </w:r>
    </w:p>
    <w:p w14:paraId="264F15AA" w14:textId="77777777" w:rsidR="00561581" w:rsidRDefault="00561581" w:rsidP="00B031EB"/>
    <w:p w14:paraId="6C0D0BD4" w14:textId="77777777" w:rsidR="00513487" w:rsidRDefault="00513487" w:rsidP="00B031EB"/>
    <w:p w14:paraId="4ABFD7DA" w14:textId="77777777" w:rsidR="00513487" w:rsidRDefault="00513487" w:rsidP="00B031EB"/>
    <w:p w14:paraId="7A764AFF" w14:textId="77777777" w:rsidR="00513487" w:rsidRDefault="00513487" w:rsidP="00B031EB"/>
    <w:p w14:paraId="6267473A" w14:textId="77777777" w:rsidR="00513487" w:rsidRDefault="00513487" w:rsidP="00B031EB"/>
    <w:p w14:paraId="452BC5DC" w14:textId="77777777" w:rsidR="00513487" w:rsidRDefault="00513487" w:rsidP="00B031EB"/>
    <w:p w14:paraId="32FC4EE1" w14:textId="77777777" w:rsidR="00513487" w:rsidRPr="00513487" w:rsidRDefault="00513487" w:rsidP="00513487">
      <w:pPr>
        <w:pStyle w:val="ListParagraph"/>
        <w:numPr>
          <w:ilvl w:val="0"/>
          <w:numId w:val="9"/>
        </w:numPr>
      </w:pPr>
      <w:r w:rsidRPr="00513487">
        <w:lastRenderedPageBreak/>
        <w:t>Button Checkout</w:t>
      </w:r>
    </w:p>
    <w:p w14:paraId="146AE914" w14:textId="77777777" w:rsidR="00513487" w:rsidRPr="00513487" w:rsidRDefault="00513487" w:rsidP="00513487">
      <w:r w:rsidRPr="00513487">
        <w:t>Here is a smooth and natural English translation of the section:</w:t>
      </w:r>
    </w:p>
    <w:p w14:paraId="647C67D9" w14:textId="77777777" w:rsidR="00513487" w:rsidRPr="00513487" w:rsidRDefault="00FC53F0" w:rsidP="00513487">
      <w:r>
        <w:pict w14:anchorId="59F1FB5C">
          <v:rect id="_x0000_i1105" style="width:0;height:1.5pt" o:hralign="center" o:hrstd="t" o:hr="t" fillcolor="#a0a0a0" stroked="f"/>
        </w:pict>
      </w:r>
    </w:p>
    <w:p w14:paraId="13A8E9E5" w14:textId="77777777" w:rsidR="00513487" w:rsidRPr="00513487" w:rsidRDefault="00513487" w:rsidP="00513487">
      <w:r w:rsidRPr="00513487">
        <w:rPr>
          <w:rFonts w:ascii="Segoe UI Emoji" w:hAnsi="Segoe UI Emoji" w:cs="Segoe UI Emoji"/>
        </w:rPr>
        <w:t>🧾</w:t>
      </w:r>
      <w:r w:rsidRPr="00513487">
        <w:t xml:space="preserve"> Start a Stripe Checkout Session</w:t>
      </w:r>
      <w:hyperlink r:id="rId180" w:anchor="start-a-stripe-checkout-session" w:tooltip="Permanent link" w:history="1">
        <w:r w:rsidRPr="00513487">
          <w:rPr>
            <w:rStyle w:val="Hyperlink"/>
          </w:rPr>
          <w:t>¶</w:t>
        </w:r>
      </w:hyperlink>
    </w:p>
    <w:p w14:paraId="5221A58C" w14:textId="77777777" w:rsidR="00513487" w:rsidRPr="00513487" w:rsidRDefault="00513487" w:rsidP="00513487">
      <w:r w:rsidRPr="00513487">
        <w:t>Launch a </w:t>
      </w:r>
      <w:r w:rsidRPr="00513487">
        <w:rPr>
          <w:b/>
          <w:bCs/>
        </w:rPr>
        <w:t>Stripe Checkout</w:t>
      </w:r>
      <w:r w:rsidRPr="00513487">
        <w:t> session — Perfect for </w:t>
      </w:r>
      <w:r w:rsidRPr="00513487">
        <w:rPr>
          <w:b/>
          <w:bCs/>
        </w:rPr>
        <w:t>one-time payments</w:t>
      </w:r>
      <w:r w:rsidRPr="00513487">
        <w:t> or </w:t>
      </w:r>
      <w:r w:rsidRPr="00513487">
        <w:rPr>
          <w:b/>
          <w:bCs/>
        </w:rPr>
        <w:t>recurring subscriptions</w:t>
      </w:r>
      <w:r w:rsidRPr="00513487">
        <w:t>.</w:t>
      </w:r>
    </w:p>
    <w:p w14:paraId="6FD8BDE7" w14:textId="77777777" w:rsidR="00513487" w:rsidRPr="00513487" w:rsidRDefault="00FC53F0" w:rsidP="00513487">
      <w:r>
        <w:pict w14:anchorId="3344DD5A">
          <v:rect id="_x0000_i1106" style="width:0;height:1.5pt" o:hralign="center" o:hrstd="t" o:hr="t" fillcolor="#a0a0a0" stroked="f"/>
        </w:pict>
      </w:r>
    </w:p>
    <w:p w14:paraId="68FA4326" w14:textId="77777777" w:rsidR="00513487" w:rsidRPr="00513487" w:rsidRDefault="00513487" w:rsidP="00513487">
      <w:r w:rsidRPr="00513487">
        <w:rPr>
          <w:rFonts w:ascii="Segoe UI Emoji" w:hAnsi="Segoe UI Emoji" w:cs="Segoe UI Emoji"/>
        </w:rPr>
        <w:t>⚙️</w:t>
      </w:r>
      <w:r w:rsidRPr="00513487">
        <w:t xml:space="preserve"> Setup</w:t>
      </w:r>
      <w:hyperlink r:id="rId181" w:anchor="setup" w:tooltip="Permanent link" w:history="1">
        <w:r w:rsidRPr="00513487">
          <w:rPr>
            <w:rStyle w:val="Hyperlink"/>
          </w:rPr>
          <w:t>¶</w:t>
        </w:r>
      </w:hyperlink>
    </w:p>
    <w:p w14:paraId="63EEE8F0" w14:textId="77777777" w:rsidR="00513487" w:rsidRPr="00513487" w:rsidRDefault="00513487" w:rsidP="00513487">
      <w:pPr>
        <w:numPr>
          <w:ilvl w:val="0"/>
          <w:numId w:val="69"/>
        </w:numPr>
      </w:pPr>
      <w:r w:rsidRPr="00513487">
        <w:t>Use mode="payment" for one-time payments</w:t>
      </w:r>
    </w:p>
    <w:p w14:paraId="5F6B1AC0" w14:textId="77777777" w:rsidR="00513487" w:rsidRPr="00513487" w:rsidRDefault="00513487" w:rsidP="00513487">
      <w:pPr>
        <w:numPr>
          <w:ilvl w:val="0"/>
          <w:numId w:val="69"/>
        </w:numPr>
      </w:pPr>
      <w:r w:rsidRPr="00513487">
        <w:t>Or mode="subscription" for recurring payments like a </w:t>
      </w:r>
      <w:r w:rsidRPr="00513487">
        <w:rPr>
          <w:b/>
          <w:bCs/>
        </w:rPr>
        <w:t>monthly plan</w:t>
      </w:r>
    </w:p>
    <w:p w14:paraId="2AEE103E" w14:textId="77777777" w:rsidR="00513487" w:rsidRPr="00513487" w:rsidRDefault="00FC53F0" w:rsidP="00513487">
      <w:r>
        <w:pict w14:anchorId="73EC92DE">
          <v:rect id="_x0000_i1107" style="width:0;height:1.5pt" o:hralign="center" o:hrstd="t" o:hr="t" fillcolor="#a0a0a0" stroked="f"/>
        </w:pict>
      </w:r>
    </w:p>
    <w:p w14:paraId="09F1E1DC" w14:textId="77777777" w:rsidR="00513487" w:rsidRPr="00513487" w:rsidRDefault="00513487" w:rsidP="00513487">
      <w:r w:rsidRPr="00513487">
        <w:rPr>
          <w:rFonts w:ascii="Segoe UI Emoji" w:hAnsi="Segoe UI Emoji" w:cs="Segoe UI Emoji"/>
        </w:rPr>
        <w:t>🔐</w:t>
      </w:r>
      <w:r w:rsidRPr="00513487">
        <w:t xml:space="preserve"> Security</w:t>
      </w:r>
      <w:hyperlink r:id="rId182" w:anchor="security" w:tooltip="Permanent link" w:history="1">
        <w:r w:rsidRPr="00513487">
          <w:rPr>
            <w:rStyle w:val="Hyperlink"/>
          </w:rPr>
          <w:t>¶</w:t>
        </w:r>
      </w:hyperlink>
    </w:p>
    <w:p w14:paraId="1F726567" w14:textId="77777777" w:rsidR="00513487" w:rsidRPr="00513487" w:rsidRDefault="00513487" w:rsidP="00513487">
      <w:r w:rsidRPr="00513487">
        <w:t>By default, users must </w:t>
      </w:r>
      <w:r w:rsidRPr="00513487">
        <w:rPr>
          <w:b/>
          <w:bCs/>
        </w:rPr>
        <w:t>be logged in to complete the payment</w:t>
      </w:r>
      <w:r w:rsidRPr="00513487">
        <w:t> to help prevent issues like fraudulent payments with fake emails.</w:t>
      </w:r>
    </w:p>
    <w:p w14:paraId="02A8E7E7" w14:textId="77777777" w:rsidR="00513487" w:rsidRPr="00513487" w:rsidRDefault="00513487" w:rsidP="00513487">
      <w:r w:rsidRPr="00513487">
        <w:rPr>
          <w:rFonts w:ascii="Segoe UI Emoji" w:hAnsi="Segoe UI Emoji" w:cs="Segoe UI Emoji"/>
        </w:rPr>
        <w:t>📂</w:t>
      </w:r>
      <w:r w:rsidRPr="00513487">
        <w:t xml:space="preserve"> You can change this behavior in the API route: /api/stripe/create-checkout/route.js</w:t>
      </w:r>
    </w:p>
    <w:p w14:paraId="24D54756" w14:textId="77777777" w:rsidR="00513487" w:rsidRPr="00513487" w:rsidRDefault="00FC53F0" w:rsidP="00513487">
      <w:r>
        <w:pict w14:anchorId="55CB524C">
          <v:rect id="_x0000_i1108" style="width:0;height:1.5pt" o:hralign="center" o:hrstd="t" o:hr="t" fillcolor="#a0a0a0" stroked="f"/>
        </w:pict>
      </w:r>
    </w:p>
    <w:p w14:paraId="251E6D7C" w14:textId="77777777" w:rsidR="00513487" w:rsidRPr="00513487" w:rsidRDefault="00513487" w:rsidP="00513487">
      <w:r w:rsidRPr="00513487">
        <w:rPr>
          <w:rFonts w:ascii="Segoe UI Emoji" w:hAnsi="Segoe UI Emoji" w:cs="Segoe UI Emoji"/>
        </w:rPr>
        <w:t>🧩</w:t>
      </w:r>
      <w:r w:rsidRPr="00513487">
        <w:t xml:space="preserve"> Usage</w:t>
      </w:r>
      <w:hyperlink r:id="rId183" w:anchor="usage" w:tooltip="Permanent link" w:history="1">
        <w:r w:rsidRPr="00513487">
          <w:rPr>
            <w:rStyle w:val="Hyperlink"/>
          </w:rPr>
          <w:t>¶</w:t>
        </w:r>
      </w:hyperlink>
    </w:p>
    <w:p w14:paraId="1B5B0438" w14:textId="77777777" w:rsidR="00513487" w:rsidRPr="00513487" w:rsidRDefault="00513487" w:rsidP="00513487">
      <w:r w:rsidRPr="00513487">
        <w:t>This component is used to handle:</w:t>
      </w:r>
    </w:p>
    <w:p w14:paraId="0DBD877A" w14:textId="77777777" w:rsidR="00513487" w:rsidRPr="00513487" w:rsidRDefault="00513487" w:rsidP="00513487">
      <w:pPr>
        <w:numPr>
          <w:ilvl w:val="0"/>
          <w:numId w:val="70"/>
        </w:numPr>
      </w:pPr>
      <w:r w:rsidRPr="00513487">
        <w:rPr>
          <w:b/>
          <w:bCs/>
        </w:rPr>
        <w:t>Stripe subscriptions</w:t>
      </w:r>
    </w:p>
    <w:p w14:paraId="3B031076" w14:textId="77777777" w:rsidR="00513487" w:rsidRPr="00513487" w:rsidRDefault="00513487" w:rsidP="00513487">
      <w:pPr>
        <w:numPr>
          <w:ilvl w:val="0"/>
          <w:numId w:val="70"/>
        </w:numPr>
      </w:pPr>
      <w:r w:rsidRPr="00513487">
        <w:rPr>
          <w:b/>
          <w:bCs/>
        </w:rPr>
        <w:t>One-time payments</w:t>
      </w:r>
    </w:p>
    <w:p w14:paraId="7F9B6118" w14:textId="417B7E87" w:rsidR="00513487" w:rsidRPr="00513487" w:rsidRDefault="00513487" w:rsidP="00513487">
      <w:pPr>
        <w:pBdr>
          <w:bottom w:val="single" w:sz="6" w:space="1" w:color="auto"/>
        </w:pBdr>
      </w:pPr>
      <w:r w:rsidRPr="00513487">
        <w:rPr>
          <w:noProof/>
        </w:rPr>
        <w:drawing>
          <wp:inline distT="0" distB="0" distL="0" distR="0" wp14:anchorId="74210CFD" wp14:editId="4622D613">
            <wp:extent cx="5543550" cy="914400"/>
            <wp:effectExtent l="0" t="0" r="0" b="0"/>
            <wp:docPr id="685850763" name="Picture 4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lt Text"/>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43550" cy="914400"/>
                    </a:xfrm>
                    <a:prstGeom prst="rect">
                      <a:avLst/>
                    </a:prstGeom>
                    <a:noFill/>
                    <a:ln>
                      <a:noFill/>
                    </a:ln>
                  </pic:spPr>
                </pic:pic>
              </a:graphicData>
            </a:graphic>
          </wp:inline>
        </w:drawing>
      </w:r>
    </w:p>
    <w:p w14:paraId="4FBEF881" w14:textId="77777777" w:rsidR="00513487" w:rsidRDefault="00513487" w:rsidP="00B031EB"/>
    <w:p w14:paraId="3AFC113D" w14:textId="77777777" w:rsidR="00AE4C78" w:rsidRDefault="00AE4C78" w:rsidP="00AE4C78"/>
    <w:p w14:paraId="4E53E3BD" w14:textId="77777777" w:rsidR="00AE4C78" w:rsidRDefault="00AE4C78" w:rsidP="00AE4C78"/>
    <w:p w14:paraId="0C938EFC" w14:textId="09E41985" w:rsidR="00AE4C78" w:rsidRPr="00AE4C78" w:rsidRDefault="00AE4C78" w:rsidP="00AE4C78">
      <w:pPr>
        <w:pStyle w:val="ListParagraph"/>
        <w:numPr>
          <w:ilvl w:val="0"/>
          <w:numId w:val="9"/>
        </w:numPr>
      </w:pPr>
      <w:r w:rsidRPr="00AE4C78">
        <w:lastRenderedPageBreak/>
        <w:t>Button Sign-in</w:t>
      </w:r>
    </w:p>
    <w:p w14:paraId="13E10E00" w14:textId="77777777" w:rsidR="00AE4C78" w:rsidRPr="00AE4C78" w:rsidRDefault="00AE4C78" w:rsidP="00AE4C78">
      <w:r w:rsidRPr="00AE4C78">
        <w:rPr>
          <w:rFonts w:ascii="Segoe UI Emoji" w:hAnsi="Segoe UI Emoji" w:cs="Segoe UI Emoji"/>
        </w:rPr>
        <w:t>🔐</w:t>
      </w:r>
      <w:r w:rsidRPr="00AE4C78">
        <w:t xml:space="preserve"> Simple Sign-In / Sign-Up Button</w:t>
      </w:r>
      <w:hyperlink r:id="rId185" w:anchor="simple-sign-in-sign-up-button" w:tooltip="Permanent link" w:history="1">
        <w:r w:rsidRPr="00AE4C78">
          <w:rPr>
            <w:rStyle w:val="Hyperlink"/>
          </w:rPr>
          <w:t>¶</w:t>
        </w:r>
      </w:hyperlink>
    </w:p>
    <w:p w14:paraId="3BE2CF2C" w14:textId="77777777" w:rsidR="00AE4C78" w:rsidRPr="00AE4C78" w:rsidRDefault="00AE4C78" w:rsidP="00AE4C78">
      <w:r w:rsidRPr="00AE4C78">
        <w:t>A simple button that lets users </w:t>
      </w:r>
      <w:r w:rsidRPr="00AE4C78">
        <w:rPr>
          <w:b/>
          <w:bCs/>
        </w:rPr>
        <w:t>sign in or create an account</w:t>
      </w:r>
      <w:r w:rsidRPr="00AE4C78">
        <w:t> using our supported providers (</w:t>
      </w:r>
      <w:r w:rsidRPr="00AE4C78">
        <w:rPr>
          <w:b/>
          <w:bCs/>
        </w:rPr>
        <w:t>Google</w:t>
      </w:r>
      <w:r w:rsidRPr="00AE4C78">
        <w:t> and </w:t>
      </w:r>
      <w:r w:rsidRPr="00AE4C78">
        <w:rPr>
          <w:b/>
          <w:bCs/>
        </w:rPr>
        <w:t>Magic Links</w:t>
      </w:r>
      <w:r w:rsidRPr="00AE4C78">
        <w:t>).</w:t>
      </w:r>
    </w:p>
    <w:p w14:paraId="0732952B" w14:textId="77777777" w:rsidR="00AE4C78" w:rsidRPr="00AE4C78" w:rsidRDefault="00AE4C78" w:rsidP="00AE4C78">
      <w:r w:rsidRPr="00AE4C78">
        <w:rPr>
          <w:rFonts w:ascii="Segoe UI Emoji" w:hAnsi="Segoe UI Emoji" w:cs="Segoe UI Emoji"/>
        </w:rPr>
        <w:t>🔁</w:t>
      </w:r>
      <w:r w:rsidRPr="00AE4C78">
        <w:t xml:space="preserve"> After signing in, users are </w:t>
      </w:r>
      <w:r w:rsidRPr="00AE4C78">
        <w:rPr>
          <w:b/>
          <w:bCs/>
        </w:rPr>
        <w:t>automatically redirected</w:t>
      </w:r>
      <w:r w:rsidRPr="00AE4C78">
        <w:t> to the callbackUrl defined in config.auth.callbackUrl — usually a </w:t>
      </w:r>
      <w:r w:rsidRPr="00AE4C78">
        <w:rPr>
          <w:b/>
          <w:bCs/>
        </w:rPr>
        <w:t>private dashboard or account page</w:t>
      </w:r>
      <w:r w:rsidRPr="00AE4C78">
        <w:t>.</w:t>
      </w:r>
    </w:p>
    <w:p w14:paraId="3A913F5B" w14:textId="46E6DBB9" w:rsidR="00AE4C78" w:rsidRPr="00AE4C78" w:rsidRDefault="00AE4C78" w:rsidP="00AE4C78">
      <w:r w:rsidRPr="00AE4C78">
        <w:rPr>
          <w:noProof/>
        </w:rPr>
        <w:drawing>
          <wp:inline distT="0" distB="0" distL="0" distR="0" wp14:anchorId="2B4BB85B" wp14:editId="11C17D0B">
            <wp:extent cx="5943600" cy="4308475"/>
            <wp:effectExtent l="0" t="0" r="0" b="0"/>
            <wp:docPr id="195113584" name="Picture 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Alt Tex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4308475"/>
                    </a:xfrm>
                    <a:prstGeom prst="rect">
                      <a:avLst/>
                    </a:prstGeom>
                    <a:noFill/>
                    <a:ln>
                      <a:noFill/>
                    </a:ln>
                  </pic:spPr>
                </pic:pic>
              </a:graphicData>
            </a:graphic>
          </wp:inline>
        </w:drawing>
      </w:r>
    </w:p>
    <w:p w14:paraId="71384A64" w14:textId="77777777" w:rsidR="00AE4C78" w:rsidRPr="00AE4C78" w:rsidRDefault="00AE4C78" w:rsidP="00AE4C78">
      <w:pPr>
        <w:pBdr>
          <w:bottom w:val="single" w:sz="6" w:space="1" w:color="auto"/>
        </w:pBdr>
      </w:pPr>
      <w:r w:rsidRPr="00AE4C78">
        <w:t>import ButtonSignin from "@/components/ButtonSignin";</w:t>
      </w:r>
    </w:p>
    <w:p w14:paraId="554F9464" w14:textId="77777777" w:rsidR="00AE4C78" w:rsidRDefault="00AE4C78" w:rsidP="00B031EB"/>
    <w:p w14:paraId="61DB6DD5" w14:textId="77777777" w:rsidR="001D2FCE" w:rsidRPr="001D2FCE" w:rsidRDefault="001D2FCE" w:rsidP="001D2FCE">
      <w:r w:rsidRPr="001D2FCE">
        <w:t>Button Gradient</w:t>
      </w:r>
    </w:p>
    <w:p w14:paraId="3A11766C" w14:textId="77777777" w:rsidR="001D2FCE" w:rsidRPr="001D2FCE" w:rsidRDefault="00FC53F0" w:rsidP="001D2FCE">
      <w:r>
        <w:pict w14:anchorId="5C665291">
          <v:rect id="_x0000_i1109" style="width:0;height:1.5pt" o:hralign="center" o:hrstd="t" o:hr="t" fillcolor="#a0a0a0" stroked="f"/>
        </w:pict>
      </w:r>
    </w:p>
    <w:p w14:paraId="4AF8D23E" w14:textId="77777777" w:rsidR="001D2FCE" w:rsidRPr="001D2FCE" w:rsidRDefault="001D2FCE" w:rsidP="001D2FCE">
      <w:r w:rsidRPr="001D2FCE">
        <w:rPr>
          <w:rFonts w:ascii="Segoe UI Emoji" w:hAnsi="Segoe UI Emoji" w:cs="Segoe UI Emoji"/>
        </w:rPr>
        <w:t>🎨</w:t>
      </w:r>
      <w:r w:rsidRPr="001D2FCE">
        <w:t xml:space="preserve"> Beautiful Animated Gradient Button</w:t>
      </w:r>
      <w:hyperlink r:id="rId187" w:anchor="beautiful-animated-gradient-button" w:tooltip="Permanent link" w:history="1">
        <w:r w:rsidRPr="001D2FCE">
          <w:rPr>
            <w:rStyle w:val="Hyperlink"/>
          </w:rPr>
          <w:t>¶</w:t>
        </w:r>
      </w:hyperlink>
    </w:p>
    <w:p w14:paraId="46A67987" w14:textId="77777777" w:rsidR="001D2FCE" w:rsidRPr="001D2FCE" w:rsidRDefault="001D2FCE" w:rsidP="001D2FCE">
      <w:r w:rsidRPr="001D2FCE">
        <w:t>A visually appealing button with an </w:t>
      </w:r>
      <w:r w:rsidRPr="001D2FCE">
        <w:rPr>
          <w:b/>
          <w:bCs/>
        </w:rPr>
        <w:t>animated gradient background</w:t>
      </w:r>
      <w:r w:rsidRPr="001D2FCE">
        <w:t>. Perfect for </w:t>
      </w:r>
      <w:r w:rsidRPr="001D2FCE">
        <w:rPr>
          <w:b/>
          <w:bCs/>
        </w:rPr>
        <w:t>AI tools</w:t>
      </w:r>
      <w:r w:rsidRPr="001D2FCE">
        <w:t>!</w:t>
      </w:r>
    </w:p>
    <w:p w14:paraId="7B91042F" w14:textId="185A948B" w:rsidR="001D2FCE" w:rsidRPr="001D2FCE" w:rsidRDefault="001D2FCE" w:rsidP="001D2FCE">
      <w:r w:rsidRPr="001D2FCE">
        <w:rPr>
          <w:noProof/>
        </w:rPr>
        <w:lastRenderedPageBreak/>
        <w:drawing>
          <wp:inline distT="0" distB="0" distL="0" distR="0" wp14:anchorId="5C7A7B5C" wp14:editId="1BF16FCC">
            <wp:extent cx="5372100" cy="2781300"/>
            <wp:effectExtent l="0" t="0" r="0" b="0"/>
            <wp:docPr id="99723179" name="Picture 4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Alt Tex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372100" cy="2781300"/>
                    </a:xfrm>
                    <a:prstGeom prst="rect">
                      <a:avLst/>
                    </a:prstGeom>
                    <a:noFill/>
                    <a:ln>
                      <a:noFill/>
                    </a:ln>
                  </pic:spPr>
                </pic:pic>
              </a:graphicData>
            </a:graphic>
          </wp:inline>
        </w:drawing>
      </w:r>
    </w:p>
    <w:p w14:paraId="055A7E9B" w14:textId="77777777" w:rsidR="001D2FCE" w:rsidRPr="001D2FCE" w:rsidRDefault="001D2FCE" w:rsidP="001D2FCE">
      <w:pPr>
        <w:pBdr>
          <w:bottom w:val="single" w:sz="6" w:space="1" w:color="auto"/>
        </w:pBdr>
      </w:pPr>
      <w:r w:rsidRPr="001D2FCE">
        <w:t>import ButtonGradient from "@/components/ButtonGradient";</w:t>
      </w:r>
    </w:p>
    <w:p w14:paraId="07CE00C6" w14:textId="77777777" w:rsidR="001D2FCE" w:rsidRDefault="001D2FCE" w:rsidP="00B031EB"/>
    <w:p w14:paraId="7C1AA33C" w14:textId="77777777" w:rsidR="001D2FCE" w:rsidRPr="001D2FCE" w:rsidRDefault="001D2FCE" w:rsidP="001D2FCE">
      <w:r w:rsidRPr="001D2FCE">
        <w:t>Tabs</w:t>
      </w:r>
    </w:p>
    <w:p w14:paraId="24F5427D" w14:textId="77777777" w:rsidR="001D2FCE" w:rsidRPr="001D2FCE" w:rsidRDefault="001D2FCE" w:rsidP="001D2FCE">
      <w:r w:rsidRPr="001D2FCE">
        <w:rPr>
          <w:rFonts w:ascii="Segoe UI Emoji" w:hAnsi="Segoe UI Emoji" w:cs="Segoe UI Emoji"/>
        </w:rPr>
        <w:t>🧩</w:t>
      </w:r>
      <w:r w:rsidRPr="001D2FCE">
        <w:t xml:space="preserve"> Components: Tabs</w:t>
      </w:r>
      <w:hyperlink r:id="rId189" w:anchor="components-tabs" w:tooltip="Permanent link" w:history="1">
        <w:r w:rsidRPr="001D2FCE">
          <w:rPr>
            <w:rStyle w:val="Hyperlink"/>
          </w:rPr>
          <w:t>¶</w:t>
        </w:r>
      </w:hyperlink>
    </w:p>
    <w:p w14:paraId="70047B77" w14:textId="77777777" w:rsidR="001D2FCE" w:rsidRPr="001D2FCE" w:rsidRDefault="001D2FCE" w:rsidP="001D2FCE">
      <w:r w:rsidRPr="001D2FCE">
        <w:t>A simple way to organize content into separate sections.</w:t>
      </w:r>
    </w:p>
    <w:p w14:paraId="77017E10" w14:textId="77777777" w:rsidR="001D2FCE" w:rsidRPr="001D2FCE" w:rsidRDefault="001D2FCE" w:rsidP="001D2FCE">
      <w:r w:rsidRPr="001D2FCE">
        <w:rPr>
          <w:rFonts w:ascii="Segoe UI Emoji" w:hAnsi="Segoe UI Emoji" w:cs="Segoe UI Emoji"/>
        </w:rPr>
        <w:t>🧪</w:t>
      </w:r>
      <w:r w:rsidRPr="001D2FCE">
        <w:t xml:space="preserve"> A Tabs component for ShipFast boilerplate</w:t>
      </w:r>
      <w:hyperlink r:id="rId190" w:anchor="a-tabs-component-for-shipfast-boilerplate" w:tooltip="Permanent link" w:history="1">
        <w:r w:rsidRPr="001D2FCE">
          <w:rPr>
            <w:rStyle w:val="Hyperlink"/>
          </w:rPr>
          <w:t>¶</w:t>
        </w:r>
      </w:hyperlink>
    </w:p>
    <w:p w14:paraId="0F4E1324" w14:textId="1510DE69" w:rsidR="001D2FCE" w:rsidRPr="001D2FCE" w:rsidRDefault="001D2FCE" w:rsidP="001D2FCE">
      <w:r w:rsidRPr="001D2FCE">
        <w:rPr>
          <w:noProof/>
        </w:rPr>
        <w:lastRenderedPageBreak/>
        <w:drawing>
          <wp:inline distT="0" distB="0" distL="0" distR="0" wp14:anchorId="100DCA68" wp14:editId="59044D28">
            <wp:extent cx="5943600" cy="4124325"/>
            <wp:effectExtent l="0" t="0" r="0" b="9525"/>
            <wp:docPr id="1277968725" name="Picture 5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Alt Tex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41411223" w14:textId="77777777" w:rsidR="001D2FCE" w:rsidRPr="001D2FCE" w:rsidRDefault="001D2FCE" w:rsidP="001D2FCE">
      <w:r w:rsidRPr="001D2FCE">
        <w:rPr>
          <w:rFonts w:ascii="Segoe UI Emoji" w:hAnsi="Segoe UI Emoji" w:cs="Segoe UI Emoji"/>
          <w:b/>
          <w:bCs/>
        </w:rPr>
        <w:t>📄</w:t>
      </w:r>
      <w:r w:rsidRPr="001D2FCE">
        <w:rPr>
          <w:b/>
          <w:bCs/>
        </w:rPr>
        <w:t xml:space="preserve"> File:</w:t>
      </w:r>
      <w:r w:rsidRPr="001D2FCE">
        <w:t> page.js</w:t>
      </w:r>
    </w:p>
    <w:p w14:paraId="78619C2F" w14:textId="77777777" w:rsidR="001D2FCE" w:rsidRPr="001D2FCE" w:rsidRDefault="001D2FCE" w:rsidP="001D2FCE">
      <w:pPr>
        <w:pBdr>
          <w:bottom w:val="single" w:sz="6" w:space="1" w:color="auto"/>
        </w:pBdr>
      </w:pPr>
      <w:r w:rsidRPr="001D2FCE">
        <w:t>import Tabs from "@/components/Tabs";</w:t>
      </w:r>
    </w:p>
    <w:p w14:paraId="43B6D28B" w14:textId="77777777" w:rsidR="00B85995" w:rsidRDefault="00B85995" w:rsidP="00B031EB"/>
    <w:p w14:paraId="3AB3911D" w14:textId="77777777" w:rsidR="00B85995" w:rsidRPr="00B85995" w:rsidRDefault="00B85995" w:rsidP="00B85995">
      <w:r w:rsidRPr="00B85995">
        <w:t>Modal</w:t>
      </w:r>
    </w:p>
    <w:p w14:paraId="15D2D3C3" w14:textId="77777777" w:rsidR="00B85995" w:rsidRPr="00B85995" w:rsidRDefault="00B85995" w:rsidP="00B85995">
      <w:r w:rsidRPr="00B85995">
        <w:rPr>
          <w:rFonts w:ascii="Aptos" w:hAnsi="Aptos" w:cs="Aptos"/>
        </w:rPr>
        <w:t>🪟</w:t>
      </w:r>
      <w:r w:rsidRPr="00B85995">
        <w:t xml:space="preserve"> Animated Modal An animated popup window — perfect for:</w:t>
      </w:r>
    </w:p>
    <w:p w14:paraId="5412AB97" w14:textId="77777777" w:rsidR="00B85995" w:rsidRPr="00B85995" w:rsidRDefault="00B85995" w:rsidP="00B85995">
      <w:r w:rsidRPr="00B85995">
        <w:t>Product explainers</w:t>
      </w:r>
    </w:p>
    <w:p w14:paraId="6B4DB232" w14:textId="77777777" w:rsidR="00B85995" w:rsidRPr="00B85995" w:rsidRDefault="00B85995" w:rsidP="00B85995">
      <w:r w:rsidRPr="00B85995">
        <w:t>Lead generation</w:t>
      </w:r>
    </w:p>
    <w:p w14:paraId="1EBA090C" w14:textId="77777777" w:rsidR="00B85995" w:rsidRPr="00B85995" w:rsidRDefault="00B85995" w:rsidP="00B85995">
      <w:r w:rsidRPr="00B85995">
        <w:t>Forms</w:t>
      </w:r>
    </w:p>
    <w:p w14:paraId="61F9E5F4" w14:textId="77777777" w:rsidR="00B85995" w:rsidRPr="00B85995" w:rsidRDefault="00B85995" w:rsidP="00B85995">
      <w:r w:rsidRPr="00B85995">
        <w:t>And more</w:t>
      </w:r>
    </w:p>
    <w:p w14:paraId="4AF79E40" w14:textId="77777777" w:rsidR="00B85995" w:rsidRPr="00B85995" w:rsidRDefault="00B85995" w:rsidP="00B85995">
      <w:pPr>
        <w:numPr>
          <w:ilvl w:val="0"/>
          <w:numId w:val="71"/>
        </w:numPr>
      </w:pPr>
      <w:r w:rsidRPr="00B85995">
        <w:rPr>
          <w:b/>
          <w:bCs/>
        </w:rPr>
        <w:t>Path:</w:t>
      </w:r>
      <w:r w:rsidRPr="00B85995">
        <w:t> page.js</w:t>
      </w:r>
    </w:p>
    <w:p w14:paraId="187EEA93" w14:textId="77777777" w:rsidR="00B85995" w:rsidRPr="00B85995" w:rsidRDefault="00B85995" w:rsidP="00B85995">
      <w:pPr>
        <w:numPr>
          <w:ilvl w:val="0"/>
          <w:numId w:val="71"/>
        </w:numPr>
        <w:tabs>
          <w:tab w:val="clear" w:pos="720"/>
        </w:tabs>
      </w:pPr>
      <w:r w:rsidRPr="00B85995">
        <w:t>import Modal from "@/components/Modal";</w:t>
      </w:r>
    </w:p>
    <w:p w14:paraId="57F9BD67" w14:textId="77777777" w:rsidR="00B85995" w:rsidRPr="00B85995" w:rsidRDefault="00B85995" w:rsidP="00B85995">
      <w:pPr>
        <w:numPr>
          <w:ilvl w:val="0"/>
          <w:numId w:val="71"/>
        </w:numPr>
        <w:tabs>
          <w:tab w:val="clear" w:pos="720"/>
        </w:tabs>
      </w:pPr>
    </w:p>
    <w:p w14:paraId="22E3F482" w14:textId="77777777" w:rsidR="00B85995" w:rsidRPr="00B85995" w:rsidRDefault="00B85995" w:rsidP="00B85995">
      <w:pPr>
        <w:numPr>
          <w:ilvl w:val="0"/>
          <w:numId w:val="71"/>
        </w:numPr>
        <w:tabs>
          <w:tab w:val="clear" w:pos="720"/>
        </w:tabs>
      </w:pPr>
      <w:r w:rsidRPr="00B85995">
        <w:lastRenderedPageBreak/>
        <w:t>export default function Component() {</w:t>
      </w:r>
    </w:p>
    <w:p w14:paraId="1E27DBC5" w14:textId="77777777" w:rsidR="00B85995" w:rsidRPr="00B85995" w:rsidRDefault="00B85995" w:rsidP="00B85995">
      <w:pPr>
        <w:numPr>
          <w:ilvl w:val="0"/>
          <w:numId w:val="71"/>
        </w:numPr>
        <w:tabs>
          <w:tab w:val="clear" w:pos="720"/>
        </w:tabs>
      </w:pPr>
      <w:r w:rsidRPr="00B85995">
        <w:t xml:space="preserve">  const [isModalOpen, setIsModalOpen] = useState(false);</w:t>
      </w:r>
    </w:p>
    <w:p w14:paraId="7A26E569" w14:textId="77777777" w:rsidR="00B85995" w:rsidRPr="00B85995" w:rsidRDefault="00B85995" w:rsidP="00B85995">
      <w:pPr>
        <w:numPr>
          <w:ilvl w:val="0"/>
          <w:numId w:val="71"/>
        </w:numPr>
        <w:tabs>
          <w:tab w:val="clear" w:pos="720"/>
        </w:tabs>
      </w:pPr>
    </w:p>
    <w:p w14:paraId="413BECF9" w14:textId="77777777" w:rsidR="00B85995" w:rsidRPr="00B85995" w:rsidRDefault="00B85995" w:rsidP="00B85995">
      <w:pPr>
        <w:numPr>
          <w:ilvl w:val="0"/>
          <w:numId w:val="71"/>
        </w:numPr>
        <w:tabs>
          <w:tab w:val="clear" w:pos="720"/>
        </w:tabs>
      </w:pPr>
      <w:r w:rsidRPr="00B85995">
        <w:t xml:space="preserve">  return (</w:t>
      </w:r>
    </w:p>
    <w:p w14:paraId="32FEE1CD" w14:textId="77777777" w:rsidR="00B85995" w:rsidRPr="00B85995" w:rsidRDefault="00B85995" w:rsidP="00B85995">
      <w:pPr>
        <w:numPr>
          <w:ilvl w:val="0"/>
          <w:numId w:val="71"/>
        </w:numPr>
        <w:tabs>
          <w:tab w:val="clear" w:pos="720"/>
        </w:tabs>
      </w:pPr>
      <w:r w:rsidRPr="00B85995">
        <w:t xml:space="preserve">    &lt;Modal isOpen={isModalOpen} setIsOpen={setIsModalOpen} /&gt;</w:t>
      </w:r>
    </w:p>
    <w:p w14:paraId="77294B0A" w14:textId="77777777" w:rsidR="00B85995" w:rsidRPr="00B85995" w:rsidRDefault="00B85995" w:rsidP="00B85995">
      <w:pPr>
        <w:numPr>
          <w:ilvl w:val="0"/>
          <w:numId w:val="71"/>
        </w:numPr>
        <w:tabs>
          <w:tab w:val="clear" w:pos="720"/>
        </w:tabs>
      </w:pPr>
      <w:r w:rsidRPr="00B85995">
        <w:t xml:space="preserve">  );</w:t>
      </w:r>
    </w:p>
    <w:p w14:paraId="0630A91C" w14:textId="77777777" w:rsidR="00B85995" w:rsidRPr="00B85995" w:rsidRDefault="00B85995" w:rsidP="00B85995">
      <w:r w:rsidRPr="00B85995">
        <w:t>}</w:t>
      </w:r>
    </w:p>
    <w:p w14:paraId="3C543922" w14:textId="77777777" w:rsidR="00B85995" w:rsidRDefault="00B85995" w:rsidP="00B031EB"/>
    <w:p w14:paraId="5B535A55" w14:textId="77777777" w:rsidR="00B85995" w:rsidRDefault="00B85995" w:rsidP="00B031EB">
      <w:pPr>
        <w:pBdr>
          <w:bottom w:val="single" w:sz="6" w:space="1" w:color="auto"/>
        </w:pBdr>
      </w:pPr>
    </w:p>
    <w:p w14:paraId="41A2851F" w14:textId="18ED3671" w:rsidR="00B85995" w:rsidRDefault="00E62029" w:rsidP="00E62029">
      <w:pPr>
        <w:pStyle w:val="ListParagraph"/>
        <w:numPr>
          <w:ilvl w:val="0"/>
          <w:numId w:val="9"/>
        </w:numPr>
      </w:pPr>
      <w:r>
        <w:t xml:space="preserve">Deployment </w:t>
      </w:r>
    </w:p>
    <w:p w14:paraId="3546BB47" w14:textId="5F4E5E33" w:rsidR="00E62029" w:rsidRPr="00E62029" w:rsidRDefault="00E62029" w:rsidP="00E62029">
      <w:r w:rsidRPr="00E62029">
        <w:rPr>
          <w:rFonts w:ascii="Segoe UI Emoji" w:hAnsi="Segoe UI Emoji" w:cs="Segoe UI Emoji"/>
        </w:rPr>
        <w:t>⚙️</w:t>
      </w:r>
      <w:r w:rsidRPr="00E62029">
        <w:t xml:space="preserve"> Deployment Setup</w:t>
      </w:r>
    </w:p>
    <w:p w14:paraId="758B527B" w14:textId="500026DE" w:rsidR="00E62029" w:rsidRPr="00E62029" w:rsidRDefault="00E62029" w:rsidP="00E62029">
      <w:r w:rsidRPr="00E62029">
        <w:rPr>
          <w:rFonts w:ascii="Segoe UI Emoji" w:hAnsi="Segoe UI Emoji" w:cs="Segoe UI Emoji"/>
        </w:rPr>
        <w:t>🚀</w:t>
      </w:r>
      <w:r w:rsidRPr="00E62029">
        <w:t xml:space="preserve"> Time to Launch! </w:t>
      </w:r>
    </w:p>
    <w:p w14:paraId="7CE821A8" w14:textId="77777777" w:rsidR="00E62029" w:rsidRPr="00E62029" w:rsidRDefault="00E62029" w:rsidP="00E62029">
      <w:pPr>
        <w:numPr>
          <w:ilvl w:val="0"/>
          <w:numId w:val="72"/>
        </w:numPr>
      </w:pPr>
      <w:r w:rsidRPr="00E62029">
        <w:rPr>
          <w:b/>
          <w:bCs/>
        </w:rPr>
        <w:t>Commit your code</w:t>
      </w:r>
      <w:r w:rsidRPr="00E62029">
        <w:t> and push it to a </w:t>
      </w:r>
      <w:r w:rsidRPr="00E62029">
        <w:rPr>
          <w:b/>
          <w:bCs/>
        </w:rPr>
        <w:t>private GitHub repository</w:t>
      </w:r>
      <w:r w:rsidRPr="00E62029">
        <w:t>.</w:t>
      </w:r>
    </w:p>
    <w:p w14:paraId="7060164D" w14:textId="77777777" w:rsidR="00E62029" w:rsidRPr="00E62029" w:rsidRDefault="00E62029" w:rsidP="00E62029">
      <w:pPr>
        <w:numPr>
          <w:ilvl w:val="0"/>
          <w:numId w:val="72"/>
        </w:numPr>
      </w:pPr>
      <w:r w:rsidRPr="00E62029">
        <w:t>Use your </w:t>
      </w:r>
      <w:r w:rsidRPr="00E62029">
        <w:rPr>
          <w:b/>
          <w:bCs/>
        </w:rPr>
        <w:t>preferred hosting provider</w:t>
      </w:r>
      <w:r w:rsidRPr="00E62029">
        <w:t> (I recommend Vercel) to create a new project based on that GitHub repo.</w:t>
      </w:r>
    </w:p>
    <w:p w14:paraId="314473F2" w14:textId="77777777" w:rsidR="00E62029" w:rsidRPr="00E62029" w:rsidRDefault="00E62029" w:rsidP="00E62029">
      <w:pPr>
        <w:numPr>
          <w:ilvl w:val="0"/>
          <w:numId w:val="72"/>
        </w:numPr>
      </w:pPr>
      <w:r w:rsidRPr="00E62029">
        <w:t>You can deploy your app anywhere that supports </w:t>
      </w:r>
      <w:r w:rsidRPr="00E62029">
        <w:rPr>
          <w:b/>
          <w:bCs/>
        </w:rPr>
        <w:t>Next.js</w:t>
      </w:r>
      <w:r w:rsidRPr="00E62029">
        <w:t> like: </w:t>
      </w:r>
      <w:r w:rsidRPr="00E62029">
        <w:rPr>
          <w:b/>
          <w:bCs/>
        </w:rPr>
        <w:t>Vercel, Netlify, Render</w:t>
      </w:r>
      <w:r w:rsidRPr="00E62029">
        <w:t>, etc.</w:t>
      </w:r>
    </w:p>
    <w:p w14:paraId="2A20DB04" w14:textId="77777777" w:rsidR="00E62029" w:rsidRPr="00E62029" w:rsidRDefault="00E62029" w:rsidP="00E62029">
      <w:pPr>
        <w:numPr>
          <w:ilvl w:val="0"/>
          <w:numId w:val="72"/>
        </w:numPr>
      </w:pPr>
      <w:r w:rsidRPr="00E62029">
        <w:t>Make sure to set up the correct </w:t>
      </w:r>
      <w:r w:rsidRPr="00E62029">
        <w:rPr>
          <w:b/>
          <w:bCs/>
        </w:rPr>
        <w:t>.env file for your deployment environment</w:t>
      </w:r>
      <w:r w:rsidRPr="00E62029">
        <w:t>, since .env.local isn’t pushed with the code.</w:t>
      </w:r>
    </w:p>
    <w:p w14:paraId="497EE299" w14:textId="77777777" w:rsidR="00E62029" w:rsidRPr="00E62029" w:rsidRDefault="00E62029" w:rsidP="00E62029">
      <w:pPr>
        <w:numPr>
          <w:ilvl w:val="0"/>
          <w:numId w:val="72"/>
        </w:numPr>
      </w:pPr>
      <w:r w:rsidRPr="00E62029">
        <w:t>Ensure that </w:t>
      </w:r>
      <w:r w:rsidRPr="00E62029">
        <w:rPr>
          <w:b/>
          <w:bCs/>
        </w:rPr>
        <w:t>NEXTAUTH_URL matches your domain name</w:t>
      </w:r>
      <w:r w:rsidRPr="00E62029">
        <w:t> so that authentication features work properly.</w:t>
      </w:r>
    </w:p>
    <w:p w14:paraId="23C7DFA0" w14:textId="77777777" w:rsidR="00E62029" w:rsidRPr="00E62029" w:rsidRDefault="00E62029" w:rsidP="00E62029">
      <w:pPr>
        <w:numPr>
          <w:ilvl w:val="0"/>
          <w:numId w:val="72"/>
        </w:numPr>
      </w:pPr>
      <w:r w:rsidRPr="00E62029">
        <w:t>Change </w:t>
      </w:r>
      <w:r w:rsidRPr="00E62029">
        <w:rPr>
          <w:b/>
          <w:bCs/>
        </w:rPr>
        <w:t>NEXTAUTH_SECRET</w:t>
      </w:r>
      <w:r w:rsidRPr="00E62029">
        <w:t> to a secure value (minimum 15 characters).</w:t>
      </w:r>
    </w:p>
    <w:p w14:paraId="45DAC103" w14:textId="77777777" w:rsidR="00E62029" w:rsidRPr="00E62029" w:rsidRDefault="00E62029" w:rsidP="00E62029">
      <w:pPr>
        <w:numPr>
          <w:ilvl w:val="0"/>
          <w:numId w:val="72"/>
        </w:numPr>
      </w:pPr>
      <w:r w:rsidRPr="00E62029">
        <w:t>Using Stripe? Follow the </w:t>
      </w:r>
      <w:r w:rsidRPr="00E62029">
        <w:rPr>
          <w:b/>
          <w:bCs/>
        </w:rPr>
        <w:t>production checklist</w:t>
      </w:r>
      <w:r w:rsidRPr="00E62029">
        <w:t> (scroll down the page for it).</w:t>
      </w:r>
    </w:p>
    <w:p w14:paraId="742B594B" w14:textId="77777777" w:rsidR="00E62029" w:rsidRPr="00E62029" w:rsidRDefault="00E62029" w:rsidP="00E62029">
      <w:pPr>
        <w:numPr>
          <w:ilvl w:val="0"/>
          <w:numId w:val="72"/>
        </w:numPr>
        <w:pBdr>
          <w:bottom w:val="single" w:sz="6" w:space="1" w:color="auto"/>
        </w:pBdr>
      </w:pPr>
      <w:r w:rsidRPr="00E62029">
        <w:rPr>
          <w:i/>
          <w:iCs/>
        </w:rPr>
        <w:t>(Optional)</w:t>
      </w:r>
      <w:r w:rsidRPr="00E62029">
        <w:t> Track your traffic and identify your best marketing channels using </w:t>
      </w:r>
      <w:r w:rsidRPr="00E62029">
        <w:rPr>
          <w:b/>
          <w:bCs/>
        </w:rPr>
        <w:t>DataFast</w:t>
      </w:r>
      <w:r w:rsidRPr="00E62029">
        <w:t>. As a </w:t>
      </w:r>
      <w:r w:rsidRPr="00E62029">
        <w:rPr>
          <w:b/>
          <w:bCs/>
        </w:rPr>
        <w:t>SaaSFast</w:t>
      </w:r>
      <w:r w:rsidRPr="00E62029">
        <w:t> member, you get </w:t>
      </w:r>
      <w:r w:rsidRPr="00E62029">
        <w:rPr>
          <w:b/>
          <w:bCs/>
        </w:rPr>
        <w:t>30% off all plans</w:t>
      </w:r>
      <w:r w:rsidRPr="00E62029">
        <w:t> </w:t>
      </w:r>
      <w:r w:rsidRPr="00E62029">
        <w:rPr>
          <w:rFonts w:ascii="Segoe UI Emoji" w:hAnsi="Segoe UI Emoji" w:cs="Segoe UI Emoji"/>
        </w:rPr>
        <w:t>❤️</w:t>
      </w:r>
    </w:p>
    <w:p w14:paraId="1E739A33" w14:textId="77777777" w:rsidR="00E62029" w:rsidRDefault="00E62029" w:rsidP="00B031EB"/>
    <w:p w14:paraId="7A613BA4" w14:textId="77777777" w:rsidR="005B4E92" w:rsidRDefault="005B4E92" w:rsidP="005B4E92"/>
    <w:p w14:paraId="23EFEE09" w14:textId="64F732B5" w:rsidR="005B4E92" w:rsidRPr="005B4E92" w:rsidRDefault="005B4E92" w:rsidP="005B4E92">
      <w:pPr>
        <w:pStyle w:val="ListParagraph"/>
        <w:numPr>
          <w:ilvl w:val="0"/>
          <w:numId w:val="9"/>
        </w:numPr>
      </w:pPr>
      <w:r w:rsidRPr="005B4E92">
        <w:lastRenderedPageBreak/>
        <w:t>Extras</w:t>
      </w:r>
    </w:p>
    <w:p w14:paraId="6A818247" w14:textId="3DA626C2" w:rsidR="005B4E92" w:rsidRPr="005B4E92" w:rsidRDefault="005B4E92" w:rsidP="005B4E92">
      <w:r w:rsidRPr="005B4E92">
        <w:t>Setup</w:t>
      </w:r>
      <w:hyperlink r:id="rId192" w:anchor="setup" w:tooltip="Permanent link" w:history="1">
        <w:r w:rsidRPr="005B4E92">
          <w:rPr>
            <w:rStyle w:val="Hyperlink"/>
          </w:rPr>
          <w:t>¶</w:t>
        </w:r>
      </w:hyperlink>
    </w:p>
    <w:p w14:paraId="056FDA8D" w14:textId="77777777" w:rsidR="005B4E92" w:rsidRPr="005B4E92" w:rsidRDefault="005B4E92" w:rsidP="005B4E92">
      <w:pPr>
        <w:numPr>
          <w:ilvl w:val="0"/>
          <w:numId w:val="73"/>
        </w:numPr>
      </w:pPr>
      <w:r w:rsidRPr="005B4E92">
        <w:t>Add your own </w:t>
      </w:r>
      <w:r w:rsidRPr="005B4E92">
        <w:rPr>
          <w:b/>
          <w:bCs/>
        </w:rPr>
        <w:t>logo</w:t>
      </w:r>
      <w:r w:rsidRPr="005B4E92">
        <w:t> inside the /app folder and name it icon.png.</w:t>
      </w:r>
    </w:p>
    <w:p w14:paraId="2F201742" w14:textId="77777777" w:rsidR="005B4E92" w:rsidRPr="005B4E92" w:rsidRDefault="005B4E92" w:rsidP="005B4E92">
      <w:pPr>
        <w:numPr>
          <w:ilvl w:val="0"/>
          <w:numId w:val="73"/>
        </w:numPr>
      </w:pPr>
      <w:r w:rsidRPr="005B4E92">
        <w:t>Not using the .png extension? Update any components using icon.png, like the </w:t>
      </w:r>
      <w:r w:rsidRPr="005B4E92">
        <w:rPr>
          <w:b/>
          <w:bCs/>
        </w:rPr>
        <w:t>Header</w:t>
      </w:r>
      <w:r w:rsidRPr="005B4E92">
        <w:t> component.</w:t>
      </w:r>
    </w:p>
    <w:p w14:paraId="7D29161D" w14:textId="77777777" w:rsidR="005B4E92" w:rsidRPr="005B4E92" w:rsidRDefault="00FC53F0" w:rsidP="005B4E92">
      <w:r>
        <w:pict w14:anchorId="25AB2E03">
          <v:rect id="_x0000_i1110" style="width:0;height:1.5pt" o:hralign="center" o:hrstd="t" o:hr="t" fillcolor="#a0a0a0" stroked="f"/>
        </w:pict>
      </w:r>
    </w:p>
    <w:p w14:paraId="2C426041" w14:textId="77777777" w:rsidR="005B4E92" w:rsidRPr="005B4E92" w:rsidRDefault="005B4E92" w:rsidP="005B4E92">
      <w:r w:rsidRPr="005B4E92">
        <w:rPr>
          <w:rFonts w:ascii="Segoe UI Emoji" w:hAnsi="Segoe UI Emoji" w:cs="Segoe UI Emoji"/>
        </w:rPr>
        <w:t>🧠</w:t>
      </w:r>
      <w:r w:rsidRPr="005B4E92">
        <w:t xml:space="preserve"> Creating Icons</w:t>
      </w:r>
      <w:hyperlink r:id="rId193" w:anchor="creating-icons" w:tooltip="Permanent link" w:history="1">
        <w:r w:rsidRPr="005B4E92">
          <w:rPr>
            <w:rStyle w:val="Hyperlink"/>
          </w:rPr>
          <w:t>¶</w:t>
        </w:r>
      </w:hyperlink>
    </w:p>
    <w:p w14:paraId="09737210" w14:textId="77777777" w:rsidR="005B4E92" w:rsidRPr="005B4E92" w:rsidRDefault="005B4E92" w:rsidP="005B4E92">
      <w:pPr>
        <w:numPr>
          <w:ilvl w:val="0"/>
          <w:numId w:val="74"/>
        </w:numPr>
      </w:pPr>
      <w:r w:rsidRPr="005B4E92">
        <w:t>Generate your </w:t>
      </w:r>
      <w:r w:rsidRPr="005B4E92">
        <w:rPr>
          <w:b/>
          <w:bCs/>
        </w:rPr>
        <w:t>site favicon</w:t>
      </w:r>
      <w:r w:rsidRPr="005B4E92">
        <w:t> using the </w:t>
      </w:r>
      <w:hyperlink r:id="rId194" w:history="1">
        <w:r w:rsidRPr="005B4E92">
          <w:rPr>
            <w:rStyle w:val="Hyperlink"/>
          </w:rPr>
          <w:t>free Favicon Generator</w:t>
        </w:r>
      </w:hyperlink>
      <w:r w:rsidRPr="005B4E92">
        <w:t>. After downloading the zip file, add the following two files to the /app folder:</w:t>
      </w:r>
    </w:p>
    <w:p w14:paraId="2CEB7820" w14:textId="77777777" w:rsidR="005B4E92" w:rsidRPr="005B4E92" w:rsidRDefault="005B4E92" w:rsidP="005B4E92">
      <w:pPr>
        <w:numPr>
          <w:ilvl w:val="0"/>
          <w:numId w:val="74"/>
        </w:numPr>
      </w:pPr>
      <w:r w:rsidRPr="005B4E92">
        <w:t>apple-touch-icon.png → rename to apple-icon.png</w:t>
      </w:r>
    </w:p>
    <w:p w14:paraId="606C32D3" w14:textId="77777777" w:rsidR="005B4E92" w:rsidRPr="005B4E92" w:rsidRDefault="005B4E92" w:rsidP="005B4E92">
      <w:pPr>
        <w:numPr>
          <w:ilvl w:val="0"/>
          <w:numId w:val="74"/>
        </w:numPr>
      </w:pPr>
      <w:r w:rsidRPr="005B4E92">
        <w:t>favicon.ico</w:t>
      </w:r>
    </w:p>
    <w:p w14:paraId="31E6A245" w14:textId="77777777" w:rsidR="005B4E92" w:rsidRPr="005B4E92" w:rsidRDefault="005B4E92" w:rsidP="005B4E92">
      <w:r w:rsidRPr="005B4E92">
        <w:rPr>
          <w:rFonts w:ascii="Segoe UI Emoji" w:hAnsi="Segoe UI Emoji" w:cs="Segoe UI Emoji"/>
        </w:rPr>
        <w:t>🧠</w:t>
      </w:r>
      <w:r w:rsidRPr="005B4E92">
        <w:t> </w:t>
      </w:r>
      <w:r w:rsidRPr="005B4E92">
        <w:rPr>
          <w:b/>
          <w:bCs/>
        </w:rPr>
        <w:t>Next.js</w:t>
      </w:r>
      <w:r w:rsidRPr="005B4E92">
        <w:t xml:space="preserve"> will automatically include these in the &lt;head /&gt; tag of your HTML page. </w:t>
      </w:r>
      <w:r w:rsidRPr="005B4E92">
        <w:rPr>
          <w:rFonts w:ascii="Segoe UI Emoji" w:hAnsi="Segoe UI Emoji" w:cs="Segoe UI Emoji"/>
        </w:rPr>
        <w:t>📚</w:t>
      </w:r>
      <w:r w:rsidRPr="005B4E92">
        <w:t xml:space="preserve"> Learn more about </w:t>
      </w:r>
      <w:hyperlink r:id="rId195" w:anchor="file-conventions" w:history="1">
        <w:r w:rsidRPr="005B4E92">
          <w:rPr>
            <w:rStyle w:val="Hyperlink"/>
          </w:rPr>
          <w:t>metadata file conventions</w:t>
        </w:r>
      </w:hyperlink>
      <w:r w:rsidRPr="005B4E92">
        <w:t>.</w:t>
      </w:r>
    </w:p>
    <w:p w14:paraId="77EBEDD5" w14:textId="77777777" w:rsidR="005B4E92" w:rsidRPr="005B4E92" w:rsidRDefault="00FC53F0" w:rsidP="005B4E92">
      <w:r>
        <w:pict w14:anchorId="3310F7C4">
          <v:rect id="_x0000_i1111" style="width:0;height:1.5pt" o:hralign="center" o:hrstd="t" o:hr="t" fillcolor="#a0a0a0" stroked="f"/>
        </w:pict>
      </w:r>
    </w:p>
    <w:p w14:paraId="310FEA22" w14:textId="77777777" w:rsidR="005B4E92" w:rsidRPr="005B4E92" w:rsidRDefault="005B4E92" w:rsidP="005B4E92">
      <w:r w:rsidRPr="005B4E92">
        <w:rPr>
          <w:rFonts w:ascii="Segoe UI Emoji" w:hAnsi="Segoe UI Emoji" w:cs="Segoe UI Emoji"/>
        </w:rPr>
        <w:t>🖼️</w:t>
      </w:r>
      <w:r w:rsidRPr="005B4E92">
        <w:t xml:space="preserve"> Logo and Name</w:t>
      </w:r>
      <w:hyperlink r:id="rId196" w:anchor="logo-and-name" w:tooltip="Permanent link" w:history="1">
        <w:r w:rsidRPr="005B4E92">
          <w:rPr>
            <w:rStyle w:val="Hyperlink"/>
          </w:rPr>
          <w:t>¶</w:t>
        </w:r>
      </w:hyperlink>
    </w:p>
    <w:p w14:paraId="4A95E79A" w14:textId="77777777" w:rsidR="005B4E92" w:rsidRPr="005B4E92" w:rsidRDefault="005B4E92" w:rsidP="005B4E92">
      <w:pPr>
        <w:numPr>
          <w:ilvl w:val="0"/>
          <w:numId w:val="75"/>
        </w:numPr>
      </w:pPr>
      <w:r w:rsidRPr="005B4E92">
        <w:t>Create a </w:t>
      </w:r>
      <w:r w:rsidRPr="005B4E92">
        <w:rPr>
          <w:b/>
          <w:bCs/>
        </w:rPr>
        <w:t>rectangle logo that includes your name</w:t>
      </w:r>
      <w:r w:rsidRPr="005B4E92">
        <w:t>, similar to the example image below.</w:t>
      </w:r>
    </w:p>
    <w:p w14:paraId="73E2E332" w14:textId="77777777" w:rsidR="005B4E92" w:rsidRPr="005B4E92" w:rsidRDefault="005B4E92" w:rsidP="005B4E92">
      <w:pPr>
        <w:numPr>
          <w:ilvl w:val="0"/>
          <w:numId w:val="75"/>
        </w:numPr>
      </w:pPr>
      <w:r w:rsidRPr="005B4E92">
        <w:t xml:space="preserve">Name it logoAndName.png and place it in the /public folder. </w:t>
      </w:r>
      <w:r w:rsidRPr="005B4E92">
        <w:rPr>
          <w:rFonts w:ascii="Segoe UI Emoji" w:hAnsi="Segoe UI Emoji" w:cs="Segoe UI Emoji"/>
        </w:rPr>
        <w:t>🔐</w:t>
      </w:r>
      <w:r w:rsidRPr="005B4E92">
        <w:t xml:space="preserve"> It will be used automatically on login pages by </w:t>
      </w:r>
      <w:r w:rsidRPr="005B4E92">
        <w:rPr>
          <w:b/>
          <w:bCs/>
        </w:rPr>
        <w:t>NextAuth</w:t>
      </w:r>
      <w:r w:rsidRPr="005B4E92">
        <w:t> (see the /libs/next-auth.js file).</w:t>
      </w:r>
    </w:p>
    <w:p w14:paraId="6232F6B7" w14:textId="77777777" w:rsidR="005B4E92" w:rsidRPr="005B4E92" w:rsidRDefault="00FC53F0" w:rsidP="005B4E92">
      <w:r>
        <w:pict w14:anchorId="2CFDE967">
          <v:rect id="_x0000_i1112" style="width:0;height:1.5pt" o:hralign="center" o:hrstd="t" o:hr="t" fillcolor="#a0a0a0" stroked="f"/>
        </w:pict>
      </w:r>
    </w:p>
    <w:p w14:paraId="582FA691" w14:textId="77777777" w:rsidR="005B4E92" w:rsidRPr="005B4E92" w:rsidRDefault="005B4E92" w:rsidP="005B4E92">
      <w:r w:rsidRPr="005B4E92">
        <w:rPr>
          <w:rFonts w:ascii="Segoe UI Emoji" w:hAnsi="Segoe UI Emoji" w:cs="Segoe UI Emoji"/>
        </w:rPr>
        <w:t>📸</w:t>
      </w:r>
      <w:r w:rsidRPr="005B4E92">
        <w:t xml:space="preserve"> Social Media Sharing Images</w:t>
      </w:r>
      <w:hyperlink r:id="rId197" w:anchor="social-media-sharing-images" w:tooltip="Permanent link" w:history="1">
        <w:r w:rsidRPr="005B4E92">
          <w:rPr>
            <w:rStyle w:val="Hyperlink"/>
          </w:rPr>
          <w:t>¶</w:t>
        </w:r>
      </w:hyperlink>
    </w:p>
    <w:p w14:paraId="3715EB95" w14:textId="77777777" w:rsidR="005B4E92" w:rsidRPr="005B4E92" w:rsidRDefault="005B4E92" w:rsidP="005B4E92">
      <w:pPr>
        <w:numPr>
          <w:ilvl w:val="0"/>
          <w:numId w:val="76"/>
        </w:numPr>
      </w:pPr>
      <w:r w:rsidRPr="005B4E92">
        <w:t>Create </w:t>
      </w:r>
      <w:r w:rsidRPr="005B4E92">
        <w:rPr>
          <w:b/>
          <w:bCs/>
        </w:rPr>
        <w:t>two images sized 1200×660</w:t>
      </w:r>
      <w:r w:rsidRPr="005B4E92">
        <w:t> for social sharing:</w:t>
      </w:r>
    </w:p>
    <w:p w14:paraId="5EFB83FA" w14:textId="77777777" w:rsidR="005B4E92" w:rsidRPr="005B4E92" w:rsidRDefault="005B4E92" w:rsidP="005B4E92">
      <w:pPr>
        <w:numPr>
          <w:ilvl w:val="0"/>
          <w:numId w:val="76"/>
        </w:numPr>
      </w:pPr>
      <w:r w:rsidRPr="005B4E92">
        <w:t>opengraph-image.png</w:t>
      </w:r>
    </w:p>
    <w:p w14:paraId="7202E748" w14:textId="77777777" w:rsidR="005B4E92" w:rsidRPr="005B4E92" w:rsidRDefault="005B4E92" w:rsidP="005B4E92">
      <w:pPr>
        <w:numPr>
          <w:ilvl w:val="0"/>
          <w:numId w:val="76"/>
        </w:numPr>
      </w:pPr>
      <w:r w:rsidRPr="005B4E92">
        <w:t>twitter-image.png</w:t>
      </w:r>
    </w:p>
    <w:p w14:paraId="746FB0B6" w14:textId="77777777" w:rsidR="005B4E92" w:rsidRPr="005B4E92" w:rsidRDefault="005B4E92" w:rsidP="005B4E92">
      <w:pPr>
        <w:numPr>
          <w:ilvl w:val="0"/>
          <w:numId w:val="76"/>
        </w:numPr>
      </w:pPr>
      <w:r w:rsidRPr="005B4E92">
        <w:t xml:space="preserve">Add them to the /app folder. </w:t>
      </w:r>
      <w:r w:rsidRPr="005B4E92">
        <w:rPr>
          <w:rFonts w:ascii="Segoe UI Emoji" w:hAnsi="Segoe UI Emoji" w:cs="Segoe UI Emoji"/>
        </w:rPr>
        <w:t>🔁</w:t>
      </w:r>
      <w:r w:rsidRPr="005B4E92">
        <w:t> </w:t>
      </w:r>
      <w:r w:rsidRPr="005B4E92">
        <w:rPr>
          <w:b/>
          <w:bCs/>
        </w:rPr>
        <w:t>Next.js</w:t>
      </w:r>
      <w:r w:rsidRPr="005B4E92">
        <w:t> will automatically reference them in the &lt;head /&gt;.</w:t>
      </w:r>
    </w:p>
    <w:p w14:paraId="79298DE9" w14:textId="77777777" w:rsidR="00E62029" w:rsidRDefault="00E62029" w:rsidP="00B031EB"/>
    <w:sectPr w:rsidR="00E620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02B3"/>
    <w:multiLevelType w:val="multilevel"/>
    <w:tmpl w:val="6600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22091"/>
    <w:multiLevelType w:val="hybridMultilevel"/>
    <w:tmpl w:val="2522E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E7B5B"/>
    <w:multiLevelType w:val="multilevel"/>
    <w:tmpl w:val="36FC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21034"/>
    <w:multiLevelType w:val="hybridMultilevel"/>
    <w:tmpl w:val="A738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E26515"/>
    <w:multiLevelType w:val="multilevel"/>
    <w:tmpl w:val="57BA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7917CA"/>
    <w:multiLevelType w:val="multilevel"/>
    <w:tmpl w:val="A344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240B0C"/>
    <w:multiLevelType w:val="multilevel"/>
    <w:tmpl w:val="E2D8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430404"/>
    <w:multiLevelType w:val="multilevel"/>
    <w:tmpl w:val="57E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703FAC"/>
    <w:multiLevelType w:val="multilevel"/>
    <w:tmpl w:val="F8AC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3B1809"/>
    <w:multiLevelType w:val="multilevel"/>
    <w:tmpl w:val="A592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4324C1"/>
    <w:multiLevelType w:val="multilevel"/>
    <w:tmpl w:val="6C52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866BFD"/>
    <w:multiLevelType w:val="multilevel"/>
    <w:tmpl w:val="527E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7D46A3"/>
    <w:multiLevelType w:val="multilevel"/>
    <w:tmpl w:val="17F4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3E3CEB"/>
    <w:multiLevelType w:val="multilevel"/>
    <w:tmpl w:val="7306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CA28D2"/>
    <w:multiLevelType w:val="multilevel"/>
    <w:tmpl w:val="865266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2FA3166"/>
    <w:multiLevelType w:val="multilevel"/>
    <w:tmpl w:val="270C503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3B652C5"/>
    <w:multiLevelType w:val="multilevel"/>
    <w:tmpl w:val="253A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423417F"/>
    <w:multiLevelType w:val="multilevel"/>
    <w:tmpl w:val="B78C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FF28A7"/>
    <w:multiLevelType w:val="multilevel"/>
    <w:tmpl w:val="95E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AC67AB"/>
    <w:multiLevelType w:val="multilevel"/>
    <w:tmpl w:val="C0EC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6017C4"/>
    <w:multiLevelType w:val="multilevel"/>
    <w:tmpl w:val="E41E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EF7E2C"/>
    <w:multiLevelType w:val="multilevel"/>
    <w:tmpl w:val="56E4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1C448A"/>
    <w:multiLevelType w:val="multilevel"/>
    <w:tmpl w:val="3FC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B53404"/>
    <w:multiLevelType w:val="multilevel"/>
    <w:tmpl w:val="5D66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E13486"/>
    <w:multiLevelType w:val="multilevel"/>
    <w:tmpl w:val="65D2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661708"/>
    <w:multiLevelType w:val="multilevel"/>
    <w:tmpl w:val="7CD2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1253880"/>
    <w:multiLevelType w:val="multilevel"/>
    <w:tmpl w:val="7D36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BB340A"/>
    <w:multiLevelType w:val="multilevel"/>
    <w:tmpl w:val="598C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8437C1"/>
    <w:multiLevelType w:val="multilevel"/>
    <w:tmpl w:val="70F4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285D20"/>
    <w:multiLevelType w:val="multilevel"/>
    <w:tmpl w:val="C3E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640EB5"/>
    <w:multiLevelType w:val="multilevel"/>
    <w:tmpl w:val="C9E8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A339F3"/>
    <w:multiLevelType w:val="multilevel"/>
    <w:tmpl w:val="B9B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DD79D8"/>
    <w:multiLevelType w:val="multilevel"/>
    <w:tmpl w:val="3F8C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B8123D"/>
    <w:multiLevelType w:val="multilevel"/>
    <w:tmpl w:val="A3DE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F08728D"/>
    <w:multiLevelType w:val="hybridMultilevel"/>
    <w:tmpl w:val="662C1F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2F5930D9"/>
    <w:multiLevelType w:val="multilevel"/>
    <w:tmpl w:val="5C2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46E12C3"/>
    <w:multiLevelType w:val="multilevel"/>
    <w:tmpl w:val="CF80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55A0DED"/>
    <w:multiLevelType w:val="multilevel"/>
    <w:tmpl w:val="F9AA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EE7762"/>
    <w:multiLevelType w:val="multilevel"/>
    <w:tmpl w:val="8746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684711"/>
    <w:multiLevelType w:val="multilevel"/>
    <w:tmpl w:val="3A0E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7D011C"/>
    <w:multiLevelType w:val="multilevel"/>
    <w:tmpl w:val="613C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034277"/>
    <w:multiLevelType w:val="multilevel"/>
    <w:tmpl w:val="12CA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4F09E1"/>
    <w:multiLevelType w:val="multilevel"/>
    <w:tmpl w:val="469EA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0468BF"/>
    <w:multiLevelType w:val="multilevel"/>
    <w:tmpl w:val="5650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1BA3752"/>
    <w:multiLevelType w:val="multilevel"/>
    <w:tmpl w:val="E9D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20F78B5"/>
    <w:multiLevelType w:val="multilevel"/>
    <w:tmpl w:val="1794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3A71E7C"/>
    <w:multiLevelType w:val="multilevel"/>
    <w:tmpl w:val="8AF2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ED50D0"/>
    <w:multiLevelType w:val="multilevel"/>
    <w:tmpl w:val="F518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6614326"/>
    <w:multiLevelType w:val="multilevel"/>
    <w:tmpl w:val="9752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82D38A1"/>
    <w:multiLevelType w:val="hybridMultilevel"/>
    <w:tmpl w:val="342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900FEB"/>
    <w:multiLevelType w:val="multilevel"/>
    <w:tmpl w:val="9B06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AC93C45"/>
    <w:multiLevelType w:val="multilevel"/>
    <w:tmpl w:val="A84A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B635B10"/>
    <w:multiLevelType w:val="hybridMultilevel"/>
    <w:tmpl w:val="569AC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AB2B60"/>
    <w:multiLevelType w:val="multilevel"/>
    <w:tmpl w:val="6BA6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BDD1A90"/>
    <w:multiLevelType w:val="multilevel"/>
    <w:tmpl w:val="9E04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C854BD2"/>
    <w:multiLevelType w:val="multilevel"/>
    <w:tmpl w:val="1AE2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D1C7E04"/>
    <w:multiLevelType w:val="multilevel"/>
    <w:tmpl w:val="638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EA83CA9"/>
    <w:multiLevelType w:val="multilevel"/>
    <w:tmpl w:val="B0A4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263613"/>
    <w:multiLevelType w:val="multilevel"/>
    <w:tmpl w:val="7736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FED0970"/>
    <w:multiLevelType w:val="multilevel"/>
    <w:tmpl w:val="8C228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834DCD"/>
    <w:multiLevelType w:val="multilevel"/>
    <w:tmpl w:val="05B8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6250BF4"/>
    <w:multiLevelType w:val="multilevel"/>
    <w:tmpl w:val="778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77455AA"/>
    <w:multiLevelType w:val="multilevel"/>
    <w:tmpl w:val="4138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A01F1B"/>
    <w:multiLevelType w:val="multilevel"/>
    <w:tmpl w:val="FEAA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DCA55B5"/>
    <w:multiLevelType w:val="multilevel"/>
    <w:tmpl w:val="B32A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E897EE2"/>
    <w:multiLevelType w:val="multilevel"/>
    <w:tmpl w:val="0E3A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3A92571"/>
    <w:multiLevelType w:val="multilevel"/>
    <w:tmpl w:val="44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360D8E"/>
    <w:multiLevelType w:val="multilevel"/>
    <w:tmpl w:val="4DA8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B63150"/>
    <w:multiLevelType w:val="multilevel"/>
    <w:tmpl w:val="1718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9053CC5"/>
    <w:multiLevelType w:val="multilevel"/>
    <w:tmpl w:val="4418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D791702"/>
    <w:multiLevelType w:val="multilevel"/>
    <w:tmpl w:val="C5E8D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751FDD"/>
    <w:multiLevelType w:val="multilevel"/>
    <w:tmpl w:val="4988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F753341"/>
    <w:multiLevelType w:val="multilevel"/>
    <w:tmpl w:val="E7BC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123953"/>
    <w:multiLevelType w:val="multilevel"/>
    <w:tmpl w:val="A778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74F6CCD"/>
    <w:multiLevelType w:val="multilevel"/>
    <w:tmpl w:val="8074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831F75"/>
    <w:multiLevelType w:val="multilevel"/>
    <w:tmpl w:val="02F6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2897224">
    <w:abstractNumId w:val="16"/>
  </w:num>
  <w:num w:numId="2" w16cid:durableId="609511262">
    <w:abstractNumId w:val="52"/>
  </w:num>
  <w:num w:numId="3" w16cid:durableId="554704603">
    <w:abstractNumId w:val="70"/>
  </w:num>
  <w:num w:numId="4" w16cid:durableId="609630971">
    <w:abstractNumId w:val="1"/>
  </w:num>
  <w:num w:numId="5" w16cid:durableId="1272250797">
    <w:abstractNumId w:val="59"/>
  </w:num>
  <w:num w:numId="6" w16cid:durableId="1162162736">
    <w:abstractNumId w:val="27"/>
  </w:num>
  <w:num w:numId="7" w16cid:durableId="1917863016">
    <w:abstractNumId w:val="14"/>
  </w:num>
  <w:num w:numId="8" w16cid:durableId="781268731">
    <w:abstractNumId w:val="3"/>
  </w:num>
  <w:num w:numId="9" w16cid:durableId="2092509651">
    <w:abstractNumId w:val="34"/>
  </w:num>
  <w:num w:numId="10" w16cid:durableId="1358579043">
    <w:abstractNumId w:val="4"/>
  </w:num>
  <w:num w:numId="11" w16cid:durableId="954209960">
    <w:abstractNumId w:val="40"/>
  </w:num>
  <w:num w:numId="12" w16cid:durableId="885140323">
    <w:abstractNumId w:val="22"/>
  </w:num>
  <w:num w:numId="13" w16cid:durableId="2015833965">
    <w:abstractNumId w:val="42"/>
  </w:num>
  <w:num w:numId="14" w16cid:durableId="1156342245">
    <w:abstractNumId w:val="5"/>
  </w:num>
  <w:num w:numId="15" w16cid:durableId="979727953">
    <w:abstractNumId w:val="57"/>
  </w:num>
  <w:num w:numId="16" w16cid:durableId="609124014">
    <w:abstractNumId w:val="48"/>
  </w:num>
  <w:num w:numId="17" w16cid:durableId="1614096106">
    <w:abstractNumId w:val="21"/>
  </w:num>
  <w:num w:numId="18" w16cid:durableId="481197801">
    <w:abstractNumId w:val="15"/>
  </w:num>
  <w:num w:numId="19" w16cid:durableId="1713767215">
    <w:abstractNumId w:val="49"/>
  </w:num>
  <w:num w:numId="20" w16cid:durableId="2122874090">
    <w:abstractNumId w:val="39"/>
  </w:num>
  <w:num w:numId="21" w16cid:durableId="1605572514">
    <w:abstractNumId w:val="7"/>
  </w:num>
  <w:num w:numId="22" w16cid:durableId="705107896">
    <w:abstractNumId w:val="13"/>
  </w:num>
  <w:num w:numId="23" w16cid:durableId="2143382516">
    <w:abstractNumId w:val="54"/>
  </w:num>
  <w:num w:numId="24" w16cid:durableId="164593572">
    <w:abstractNumId w:val="20"/>
  </w:num>
  <w:num w:numId="25" w16cid:durableId="1380476039">
    <w:abstractNumId w:val="0"/>
  </w:num>
  <w:num w:numId="26" w16cid:durableId="1743261360">
    <w:abstractNumId w:val="72"/>
  </w:num>
  <w:num w:numId="27" w16cid:durableId="1645769088">
    <w:abstractNumId w:val="33"/>
  </w:num>
  <w:num w:numId="28" w16cid:durableId="1695112852">
    <w:abstractNumId w:val="17"/>
  </w:num>
  <w:num w:numId="29" w16cid:durableId="2090080366">
    <w:abstractNumId w:val="31"/>
  </w:num>
  <w:num w:numId="30" w16cid:durableId="1126193366">
    <w:abstractNumId w:val="75"/>
  </w:num>
  <w:num w:numId="31" w16cid:durableId="667101018">
    <w:abstractNumId w:val="60"/>
  </w:num>
  <w:num w:numId="32" w16cid:durableId="1378699020">
    <w:abstractNumId w:val="56"/>
  </w:num>
  <w:num w:numId="33" w16cid:durableId="2120056482">
    <w:abstractNumId w:val="63"/>
  </w:num>
  <w:num w:numId="34" w16cid:durableId="1594976117">
    <w:abstractNumId w:val="44"/>
  </w:num>
  <w:num w:numId="35" w16cid:durableId="455949470">
    <w:abstractNumId w:val="45"/>
  </w:num>
  <w:num w:numId="36" w16cid:durableId="461389688">
    <w:abstractNumId w:val="43"/>
  </w:num>
  <w:num w:numId="37" w16cid:durableId="585268501">
    <w:abstractNumId w:val="24"/>
  </w:num>
  <w:num w:numId="38" w16cid:durableId="617764428">
    <w:abstractNumId w:val="65"/>
  </w:num>
  <w:num w:numId="39" w16cid:durableId="680280551">
    <w:abstractNumId w:val="66"/>
  </w:num>
  <w:num w:numId="40" w16cid:durableId="1364599340">
    <w:abstractNumId w:val="11"/>
  </w:num>
  <w:num w:numId="41" w16cid:durableId="73481999">
    <w:abstractNumId w:val="74"/>
  </w:num>
  <w:num w:numId="42" w16cid:durableId="428309760">
    <w:abstractNumId w:val="53"/>
  </w:num>
  <w:num w:numId="43" w16cid:durableId="656690966">
    <w:abstractNumId w:val="2"/>
  </w:num>
  <w:num w:numId="44" w16cid:durableId="1077483050">
    <w:abstractNumId w:val="47"/>
  </w:num>
  <w:num w:numId="45" w16cid:durableId="948272427">
    <w:abstractNumId w:val="46"/>
  </w:num>
  <w:num w:numId="46" w16cid:durableId="2048601401">
    <w:abstractNumId w:val="38"/>
  </w:num>
  <w:num w:numId="47" w16cid:durableId="1231230154">
    <w:abstractNumId w:val="30"/>
  </w:num>
  <w:num w:numId="48" w16cid:durableId="1321427170">
    <w:abstractNumId w:val="25"/>
  </w:num>
  <w:num w:numId="49" w16cid:durableId="1135947836">
    <w:abstractNumId w:val="35"/>
  </w:num>
  <w:num w:numId="50" w16cid:durableId="1230651296">
    <w:abstractNumId w:val="23"/>
  </w:num>
  <w:num w:numId="51" w16cid:durableId="385110141">
    <w:abstractNumId w:val="10"/>
  </w:num>
  <w:num w:numId="52" w16cid:durableId="1535579027">
    <w:abstractNumId w:val="37"/>
  </w:num>
  <w:num w:numId="53" w16cid:durableId="244997196">
    <w:abstractNumId w:val="64"/>
  </w:num>
  <w:num w:numId="54" w16cid:durableId="627471366">
    <w:abstractNumId w:val="69"/>
  </w:num>
  <w:num w:numId="55" w16cid:durableId="1288128063">
    <w:abstractNumId w:val="67"/>
  </w:num>
  <w:num w:numId="56" w16cid:durableId="1869752565">
    <w:abstractNumId w:val="32"/>
  </w:num>
  <w:num w:numId="57" w16cid:durableId="158734631">
    <w:abstractNumId w:val="9"/>
  </w:num>
  <w:num w:numId="58" w16cid:durableId="915282962">
    <w:abstractNumId w:val="62"/>
  </w:num>
  <w:num w:numId="59" w16cid:durableId="736127456">
    <w:abstractNumId w:val="8"/>
  </w:num>
  <w:num w:numId="60" w16cid:durableId="2070111429">
    <w:abstractNumId w:val="73"/>
  </w:num>
  <w:num w:numId="61" w16cid:durableId="190607516">
    <w:abstractNumId w:val="19"/>
  </w:num>
  <w:num w:numId="62" w16cid:durableId="51121013">
    <w:abstractNumId w:val="28"/>
  </w:num>
  <w:num w:numId="63" w16cid:durableId="1224221155">
    <w:abstractNumId w:val="51"/>
  </w:num>
  <w:num w:numId="64" w16cid:durableId="1087656050">
    <w:abstractNumId w:val="36"/>
  </w:num>
  <w:num w:numId="65" w16cid:durableId="1027175841">
    <w:abstractNumId w:val="18"/>
  </w:num>
  <w:num w:numId="66" w16cid:durableId="1900356064">
    <w:abstractNumId w:val="71"/>
  </w:num>
  <w:num w:numId="67" w16cid:durableId="777455868">
    <w:abstractNumId w:val="55"/>
  </w:num>
  <w:num w:numId="68" w16cid:durableId="27263929">
    <w:abstractNumId w:val="29"/>
  </w:num>
  <w:num w:numId="69" w16cid:durableId="53815833">
    <w:abstractNumId w:val="61"/>
  </w:num>
  <w:num w:numId="70" w16cid:durableId="642809785">
    <w:abstractNumId w:val="41"/>
  </w:num>
  <w:num w:numId="71" w16cid:durableId="1832141939">
    <w:abstractNumId w:val="68"/>
  </w:num>
  <w:num w:numId="72" w16cid:durableId="17775784">
    <w:abstractNumId w:val="6"/>
  </w:num>
  <w:num w:numId="73" w16cid:durableId="634063806">
    <w:abstractNumId w:val="58"/>
  </w:num>
  <w:num w:numId="74" w16cid:durableId="1757051011">
    <w:abstractNumId w:val="26"/>
  </w:num>
  <w:num w:numId="75" w16cid:durableId="630020113">
    <w:abstractNumId w:val="12"/>
  </w:num>
  <w:num w:numId="76" w16cid:durableId="1812137362">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F3"/>
    <w:rsid w:val="000033AE"/>
    <w:rsid w:val="0001609A"/>
    <w:rsid w:val="000254C8"/>
    <w:rsid w:val="000464C3"/>
    <w:rsid w:val="000D73B2"/>
    <w:rsid w:val="00134B67"/>
    <w:rsid w:val="001D2FCE"/>
    <w:rsid w:val="00233360"/>
    <w:rsid w:val="00327064"/>
    <w:rsid w:val="003472EA"/>
    <w:rsid w:val="003C62AF"/>
    <w:rsid w:val="003C70CE"/>
    <w:rsid w:val="00440797"/>
    <w:rsid w:val="004D4310"/>
    <w:rsid w:val="00513487"/>
    <w:rsid w:val="00561581"/>
    <w:rsid w:val="005845B6"/>
    <w:rsid w:val="0058503A"/>
    <w:rsid w:val="005B4E92"/>
    <w:rsid w:val="005E3ECF"/>
    <w:rsid w:val="00602842"/>
    <w:rsid w:val="006060B3"/>
    <w:rsid w:val="006562E4"/>
    <w:rsid w:val="006B0605"/>
    <w:rsid w:val="006F46A9"/>
    <w:rsid w:val="007B52F2"/>
    <w:rsid w:val="007B7F76"/>
    <w:rsid w:val="007F70AA"/>
    <w:rsid w:val="00811CAB"/>
    <w:rsid w:val="008C6080"/>
    <w:rsid w:val="00926D53"/>
    <w:rsid w:val="00934825"/>
    <w:rsid w:val="00961910"/>
    <w:rsid w:val="009901C4"/>
    <w:rsid w:val="009E57B2"/>
    <w:rsid w:val="00A041FB"/>
    <w:rsid w:val="00A70093"/>
    <w:rsid w:val="00A764DC"/>
    <w:rsid w:val="00AB47E9"/>
    <w:rsid w:val="00AE0AA0"/>
    <w:rsid w:val="00AE4C78"/>
    <w:rsid w:val="00B031EB"/>
    <w:rsid w:val="00B5004D"/>
    <w:rsid w:val="00B85995"/>
    <w:rsid w:val="00C7012F"/>
    <w:rsid w:val="00E62029"/>
    <w:rsid w:val="00E860F8"/>
    <w:rsid w:val="00ED0135"/>
    <w:rsid w:val="00EF27A7"/>
    <w:rsid w:val="00F17CF3"/>
    <w:rsid w:val="00F3250E"/>
    <w:rsid w:val="00F36C7A"/>
    <w:rsid w:val="00FC4267"/>
    <w:rsid w:val="00FC53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14"/>
    <o:shapelayout v:ext="edit">
      <o:idmap v:ext="edit" data="1"/>
    </o:shapelayout>
  </w:shapeDefaults>
  <w:decimalSymbol w:val="."/>
  <w:listSeparator w:val=","/>
  <w14:docId w14:val="43694F98"/>
  <w15:chartTrackingRefBased/>
  <w15:docId w15:val="{C8C62E0D-48F9-46B2-8AE8-7BF90C603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C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7C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7C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7C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7C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7C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7C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C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C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C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7C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7C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7C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7C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7C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7C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C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CF3"/>
    <w:rPr>
      <w:rFonts w:eastAsiaTheme="majorEastAsia" w:cstheme="majorBidi"/>
      <w:color w:val="272727" w:themeColor="text1" w:themeTint="D8"/>
    </w:rPr>
  </w:style>
  <w:style w:type="paragraph" w:styleId="Title">
    <w:name w:val="Title"/>
    <w:basedOn w:val="Normal"/>
    <w:next w:val="Normal"/>
    <w:link w:val="TitleChar"/>
    <w:uiPriority w:val="10"/>
    <w:qFormat/>
    <w:rsid w:val="00F17C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C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C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C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CF3"/>
    <w:pPr>
      <w:spacing w:before="160"/>
      <w:jc w:val="center"/>
    </w:pPr>
    <w:rPr>
      <w:i/>
      <w:iCs/>
      <w:color w:val="404040" w:themeColor="text1" w:themeTint="BF"/>
    </w:rPr>
  </w:style>
  <w:style w:type="character" w:customStyle="1" w:styleId="QuoteChar">
    <w:name w:val="Quote Char"/>
    <w:basedOn w:val="DefaultParagraphFont"/>
    <w:link w:val="Quote"/>
    <w:uiPriority w:val="29"/>
    <w:rsid w:val="00F17CF3"/>
    <w:rPr>
      <w:i/>
      <w:iCs/>
      <w:color w:val="404040" w:themeColor="text1" w:themeTint="BF"/>
    </w:rPr>
  </w:style>
  <w:style w:type="paragraph" w:styleId="ListParagraph">
    <w:name w:val="List Paragraph"/>
    <w:basedOn w:val="Normal"/>
    <w:uiPriority w:val="34"/>
    <w:qFormat/>
    <w:rsid w:val="00F17CF3"/>
    <w:pPr>
      <w:ind w:left="720"/>
      <w:contextualSpacing/>
    </w:pPr>
  </w:style>
  <w:style w:type="character" w:styleId="IntenseEmphasis">
    <w:name w:val="Intense Emphasis"/>
    <w:basedOn w:val="DefaultParagraphFont"/>
    <w:uiPriority w:val="21"/>
    <w:qFormat/>
    <w:rsid w:val="00F17CF3"/>
    <w:rPr>
      <w:i/>
      <w:iCs/>
      <w:color w:val="0F4761" w:themeColor="accent1" w:themeShade="BF"/>
    </w:rPr>
  </w:style>
  <w:style w:type="paragraph" w:styleId="IntenseQuote">
    <w:name w:val="Intense Quote"/>
    <w:basedOn w:val="Normal"/>
    <w:next w:val="Normal"/>
    <w:link w:val="IntenseQuoteChar"/>
    <w:uiPriority w:val="30"/>
    <w:qFormat/>
    <w:rsid w:val="00F17C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7CF3"/>
    <w:rPr>
      <w:i/>
      <w:iCs/>
      <w:color w:val="0F4761" w:themeColor="accent1" w:themeShade="BF"/>
    </w:rPr>
  </w:style>
  <w:style w:type="character" w:styleId="IntenseReference">
    <w:name w:val="Intense Reference"/>
    <w:basedOn w:val="DefaultParagraphFont"/>
    <w:uiPriority w:val="32"/>
    <w:qFormat/>
    <w:rsid w:val="00F17CF3"/>
    <w:rPr>
      <w:b/>
      <w:bCs/>
      <w:smallCaps/>
      <w:color w:val="0F4761" w:themeColor="accent1" w:themeShade="BF"/>
      <w:spacing w:val="5"/>
    </w:rPr>
  </w:style>
  <w:style w:type="character" w:styleId="Hyperlink">
    <w:name w:val="Hyperlink"/>
    <w:basedOn w:val="DefaultParagraphFont"/>
    <w:uiPriority w:val="99"/>
    <w:unhideWhenUsed/>
    <w:rsid w:val="0001609A"/>
    <w:rPr>
      <w:color w:val="467886" w:themeColor="hyperlink"/>
      <w:u w:val="single"/>
    </w:rPr>
  </w:style>
  <w:style w:type="character" w:styleId="UnresolvedMention">
    <w:name w:val="Unresolved Mention"/>
    <w:basedOn w:val="DefaultParagraphFont"/>
    <w:uiPriority w:val="99"/>
    <w:semiHidden/>
    <w:unhideWhenUsed/>
    <w:rsid w:val="0001609A"/>
    <w:rPr>
      <w:color w:val="605E5C"/>
      <w:shd w:val="clear" w:color="auto" w:fill="E1DFDD"/>
    </w:rPr>
  </w:style>
  <w:style w:type="paragraph" w:styleId="NormalWeb">
    <w:name w:val="Normal (Web)"/>
    <w:basedOn w:val="Normal"/>
    <w:uiPriority w:val="99"/>
    <w:semiHidden/>
    <w:unhideWhenUsed/>
    <w:rsid w:val="00EF27A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EF27A7"/>
    <w:rPr>
      <w:rFonts w:ascii="Courier New" w:eastAsia="Times New Roman" w:hAnsi="Courier New" w:cs="Courier New"/>
      <w:sz w:val="20"/>
      <w:szCs w:val="20"/>
    </w:rPr>
  </w:style>
  <w:style w:type="character" w:styleId="Strong">
    <w:name w:val="Strong"/>
    <w:basedOn w:val="DefaultParagraphFont"/>
    <w:uiPriority w:val="22"/>
    <w:qFormat/>
    <w:rsid w:val="00EF27A7"/>
    <w:rPr>
      <w:b/>
      <w:bCs/>
    </w:rPr>
  </w:style>
  <w:style w:type="character" w:styleId="Emphasis">
    <w:name w:val="Emphasis"/>
    <w:basedOn w:val="DefaultParagraphFont"/>
    <w:uiPriority w:val="20"/>
    <w:qFormat/>
    <w:rsid w:val="00EF27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43">
      <w:bodyDiv w:val="1"/>
      <w:marLeft w:val="0"/>
      <w:marRight w:val="0"/>
      <w:marTop w:val="0"/>
      <w:marBottom w:val="0"/>
      <w:divBdr>
        <w:top w:val="none" w:sz="0" w:space="0" w:color="auto"/>
        <w:left w:val="none" w:sz="0" w:space="0" w:color="auto"/>
        <w:bottom w:val="none" w:sz="0" w:space="0" w:color="auto"/>
        <w:right w:val="none" w:sz="0" w:space="0" w:color="auto"/>
      </w:divBdr>
      <w:divsChild>
        <w:div w:id="1106541857">
          <w:marLeft w:val="0"/>
          <w:marRight w:val="0"/>
          <w:marTop w:val="0"/>
          <w:marBottom w:val="0"/>
          <w:divBdr>
            <w:top w:val="none" w:sz="0" w:space="0" w:color="auto"/>
            <w:left w:val="none" w:sz="0" w:space="0" w:color="auto"/>
            <w:bottom w:val="none" w:sz="0" w:space="0" w:color="auto"/>
            <w:right w:val="none" w:sz="0" w:space="0" w:color="auto"/>
          </w:divBdr>
        </w:div>
      </w:divsChild>
    </w:div>
    <w:div w:id="103578407">
      <w:bodyDiv w:val="1"/>
      <w:marLeft w:val="0"/>
      <w:marRight w:val="0"/>
      <w:marTop w:val="0"/>
      <w:marBottom w:val="0"/>
      <w:divBdr>
        <w:top w:val="none" w:sz="0" w:space="0" w:color="auto"/>
        <w:left w:val="none" w:sz="0" w:space="0" w:color="auto"/>
        <w:bottom w:val="none" w:sz="0" w:space="0" w:color="auto"/>
        <w:right w:val="none" w:sz="0" w:space="0" w:color="auto"/>
      </w:divBdr>
      <w:divsChild>
        <w:div w:id="1726755237">
          <w:marLeft w:val="0"/>
          <w:marRight w:val="0"/>
          <w:marTop w:val="0"/>
          <w:marBottom w:val="0"/>
          <w:divBdr>
            <w:top w:val="none" w:sz="0" w:space="0" w:color="auto"/>
            <w:left w:val="none" w:sz="0" w:space="0" w:color="auto"/>
            <w:bottom w:val="none" w:sz="0" w:space="0" w:color="auto"/>
            <w:right w:val="none" w:sz="0" w:space="0" w:color="auto"/>
          </w:divBdr>
        </w:div>
        <w:div w:id="488059328">
          <w:marLeft w:val="0"/>
          <w:marRight w:val="0"/>
          <w:marTop w:val="0"/>
          <w:marBottom w:val="0"/>
          <w:divBdr>
            <w:top w:val="none" w:sz="0" w:space="0" w:color="auto"/>
            <w:left w:val="none" w:sz="0" w:space="0" w:color="auto"/>
            <w:bottom w:val="none" w:sz="0" w:space="0" w:color="auto"/>
            <w:right w:val="none" w:sz="0" w:space="0" w:color="auto"/>
          </w:divBdr>
        </w:div>
        <w:div w:id="277808182">
          <w:marLeft w:val="0"/>
          <w:marRight w:val="0"/>
          <w:marTop w:val="0"/>
          <w:marBottom w:val="0"/>
          <w:divBdr>
            <w:top w:val="none" w:sz="0" w:space="0" w:color="auto"/>
            <w:left w:val="none" w:sz="0" w:space="0" w:color="auto"/>
            <w:bottom w:val="none" w:sz="0" w:space="0" w:color="auto"/>
            <w:right w:val="none" w:sz="0" w:space="0" w:color="auto"/>
          </w:divBdr>
        </w:div>
        <w:div w:id="59404983">
          <w:marLeft w:val="0"/>
          <w:marRight w:val="0"/>
          <w:marTop w:val="0"/>
          <w:marBottom w:val="0"/>
          <w:divBdr>
            <w:top w:val="none" w:sz="0" w:space="0" w:color="auto"/>
            <w:left w:val="none" w:sz="0" w:space="0" w:color="auto"/>
            <w:bottom w:val="none" w:sz="0" w:space="0" w:color="auto"/>
            <w:right w:val="none" w:sz="0" w:space="0" w:color="auto"/>
          </w:divBdr>
        </w:div>
        <w:div w:id="98335254">
          <w:marLeft w:val="0"/>
          <w:marRight w:val="0"/>
          <w:marTop w:val="0"/>
          <w:marBottom w:val="0"/>
          <w:divBdr>
            <w:top w:val="none" w:sz="0" w:space="0" w:color="auto"/>
            <w:left w:val="none" w:sz="0" w:space="0" w:color="auto"/>
            <w:bottom w:val="none" w:sz="0" w:space="0" w:color="auto"/>
            <w:right w:val="none" w:sz="0" w:space="0" w:color="auto"/>
          </w:divBdr>
        </w:div>
        <w:div w:id="1062484428">
          <w:marLeft w:val="0"/>
          <w:marRight w:val="0"/>
          <w:marTop w:val="0"/>
          <w:marBottom w:val="0"/>
          <w:divBdr>
            <w:top w:val="none" w:sz="0" w:space="0" w:color="auto"/>
            <w:left w:val="none" w:sz="0" w:space="0" w:color="auto"/>
            <w:bottom w:val="none" w:sz="0" w:space="0" w:color="auto"/>
            <w:right w:val="none" w:sz="0" w:space="0" w:color="auto"/>
          </w:divBdr>
        </w:div>
        <w:div w:id="475299175">
          <w:marLeft w:val="0"/>
          <w:marRight w:val="0"/>
          <w:marTop w:val="0"/>
          <w:marBottom w:val="0"/>
          <w:divBdr>
            <w:top w:val="none" w:sz="0" w:space="0" w:color="auto"/>
            <w:left w:val="none" w:sz="0" w:space="0" w:color="auto"/>
            <w:bottom w:val="none" w:sz="0" w:space="0" w:color="auto"/>
            <w:right w:val="none" w:sz="0" w:space="0" w:color="auto"/>
          </w:divBdr>
        </w:div>
        <w:div w:id="774986412">
          <w:marLeft w:val="0"/>
          <w:marRight w:val="0"/>
          <w:marTop w:val="0"/>
          <w:marBottom w:val="0"/>
          <w:divBdr>
            <w:top w:val="none" w:sz="0" w:space="0" w:color="auto"/>
            <w:left w:val="none" w:sz="0" w:space="0" w:color="auto"/>
            <w:bottom w:val="none" w:sz="0" w:space="0" w:color="auto"/>
            <w:right w:val="none" w:sz="0" w:space="0" w:color="auto"/>
          </w:divBdr>
        </w:div>
      </w:divsChild>
    </w:div>
    <w:div w:id="110823843">
      <w:bodyDiv w:val="1"/>
      <w:marLeft w:val="0"/>
      <w:marRight w:val="0"/>
      <w:marTop w:val="0"/>
      <w:marBottom w:val="0"/>
      <w:divBdr>
        <w:top w:val="none" w:sz="0" w:space="0" w:color="auto"/>
        <w:left w:val="none" w:sz="0" w:space="0" w:color="auto"/>
        <w:bottom w:val="none" w:sz="0" w:space="0" w:color="auto"/>
        <w:right w:val="none" w:sz="0" w:space="0" w:color="auto"/>
      </w:divBdr>
      <w:divsChild>
        <w:div w:id="944920599">
          <w:marLeft w:val="0"/>
          <w:marRight w:val="0"/>
          <w:marTop w:val="0"/>
          <w:marBottom w:val="0"/>
          <w:divBdr>
            <w:top w:val="none" w:sz="0" w:space="0" w:color="auto"/>
            <w:left w:val="none" w:sz="0" w:space="0" w:color="auto"/>
            <w:bottom w:val="none" w:sz="0" w:space="0" w:color="auto"/>
            <w:right w:val="none" w:sz="0" w:space="0" w:color="auto"/>
          </w:divBdr>
        </w:div>
      </w:divsChild>
    </w:div>
    <w:div w:id="119342311">
      <w:bodyDiv w:val="1"/>
      <w:marLeft w:val="0"/>
      <w:marRight w:val="0"/>
      <w:marTop w:val="0"/>
      <w:marBottom w:val="0"/>
      <w:divBdr>
        <w:top w:val="none" w:sz="0" w:space="0" w:color="auto"/>
        <w:left w:val="none" w:sz="0" w:space="0" w:color="auto"/>
        <w:bottom w:val="none" w:sz="0" w:space="0" w:color="auto"/>
        <w:right w:val="none" w:sz="0" w:space="0" w:color="auto"/>
      </w:divBdr>
    </w:div>
    <w:div w:id="136529524">
      <w:bodyDiv w:val="1"/>
      <w:marLeft w:val="0"/>
      <w:marRight w:val="0"/>
      <w:marTop w:val="0"/>
      <w:marBottom w:val="0"/>
      <w:divBdr>
        <w:top w:val="none" w:sz="0" w:space="0" w:color="auto"/>
        <w:left w:val="none" w:sz="0" w:space="0" w:color="auto"/>
        <w:bottom w:val="none" w:sz="0" w:space="0" w:color="auto"/>
        <w:right w:val="none" w:sz="0" w:space="0" w:color="auto"/>
      </w:divBdr>
      <w:divsChild>
        <w:div w:id="785125070">
          <w:marLeft w:val="0"/>
          <w:marRight w:val="0"/>
          <w:marTop w:val="0"/>
          <w:marBottom w:val="0"/>
          <w:divBdr>
            <w:top w:val="none" w:sz="0" w:space="0" w:color="auto"/>
            <w:left w:val="none" w:sz="0" w:space="0" w:color="auto"/>
            <w:bottom w:val="none" w:sz="0" w:space="0" w:color="auto"/>
            <w:right w:val="none" w:sz="0" w:space="0" w:color="auto"/>
          </w:divBdr>
          <w:divsChild>
            <w:div w:id="1487471727">
              <w:marLeft w:val="0"/>
              <w:marRight w:val="0"/>
              <w:marTop w:val="0"/>
              <w:marBottom w:val="0"/>
              <w:divBdr>
                <w:top w:val="none" w:sz="0" w:space="0" w:color="auto"/>
                <w:left w:val="none" w:sz="0" w:space="0" w:color="auto"/>
                <w:bottom w:val="none" w:sz="0" w:space="0" w:color="auto"/>
                <w:right w:val="none" w:sz="0" w:space="0" w:color="auto"/>
              </w:divBdr>
              <w:divsChild>
                <w:div w:id="5205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6708">
      <w:bodyDiv w:val="1"/>
      <w:marLeft w:val="0"/>
      <w:marRight w:val="0"/>
      <w:marTop w:val="0"/>
      <w:marBottom w:val="0"/>
      <w:divBdr>
        <w:top w:val="none" w:sz="0" w:space="0" w:color="auto"/>
        <w:left w:val="none" w:sz="0" w:space="0" w:color="auto"/>
        <w:bottom w:val="none" w:sz="0" w:space="0" w:color="auto"/>
        <w:right w:val="none" w:sz="0" w:space="0" w:color="auto"/>
      </w:divBdr>
      <w:divsChild>
        <w:div w:id="609898251">
          <w:marLeft w:val="0"/>
          <w:marRight w:val="0"/>
          <w:marTop w:val="0"/>
          <w:marBottom w:val="0"/>
          <w:divBdr>
            <w:top w:val="none" w:sz="0" w:space="0" w:color="auto"/>
            <w:left w:val="none" w:sz="0" w:space="0" w:color="auto"/>
            <w:bottom w:val="none" w:sz="0" w:space="0" w:color="auto"/>
            <w:right w:val="none" w:sz="0" w:space="0" w:color="auto"/>
          </w:divBdr>
        </w:div>
      </w:divsChild>
    </w:div>
    <w:div w:id="147720682">
      <w:bodyDiv w:val="1"/>
      <w:marLeft w:val="0"/>
      <w:marRight w:val="0"/>
      <w:marTop w:val="0"/>
      <w:marBottom w:val="0"/>
      <w:divBdr>
        <w:top w:val="none" w:sz="0" w:space="0" w:color="auto"/>
        <w:left w:val="none" w:sz="0" w:space="0" w:color="auto"/>
        <w:bottom w:val="none" w:sz="0" w:space="0" w:color="auto"/>
        <w:right w:val="none" w:sz="0" w:space="0" w:color="auto"/>
      </w:divBdr>
    </w:div>
    <w:div w:id="170488681">
      <w:bodyDiv w:val="1"/>
      <w:marLeft w:val="0"/>
      <w:marRight w:val="0"/>
      <w:marTop w:val="0"/>
      <w:marBottom w:val="0"/>
      <w:divBdr>
        <w:top w:val="none" w:sz="0" w:space="0" w:color="auto"/>
        <w:left w:val="none" w:sz="0" w:space="0" w:color="auto"/>
        <w:bottom w:val="none" w:sz="0" w:space="0" w:color="auto"/>
        <w:right w:val="none" w:sz="0" w:space="0" w:color="auto"/>
      </w:divBdr>
    </w:div>
    <w:div w:id="242616148">
      <w:bodyDiv w:val="1"/>
      <w:marLeft w:val="0"/>
      <w:marRight w:val="0"/>
      <w:marTop w:val="0"/>
      <w:marBottom w:val="0"/>
      <w:divBdr>
        <w:top w:val="none" w:sz="0" w:space="0" w:color="auto"/>
        <w:left w:val="none" w:sz="0" w:space="0" w:color="auto"/>
        <w:bottom w:val="none" w:sz="0" w:space="0" w:color="auto"/>
        <w:right w:val="none" w:sz="0" w:space="0" w:color="auto"/>
      </w:divBdr>
      <w:divsChild>
        <w:div w:id="873079040">
          <w:marLeft w:val="0"/>
          <w:marRight w:val="0"/>
          <w:marTop w:val="0"/>
          <w:marBottom w:val="0"/>
          <w:divBdr>
            <w:top w:val="none" w:sz="0" w:space="0" w:color="auto"/>
            <w:left w:val="none" w:sz="0" w:space="0" w:color="auto"/>
            <w:bottom w:val="none" w:sz="0" w:space="0" w:color="auto"/>
            <w:right w:val="none" w:sz="0" w:space="0" w:color="auto"/>
          </w:divBdr>
        </w:div>
      </w:divsChild>
    </w:div>
    <w:div w:id="270624993">
      <w:bodyDiv w:val="1"/>
      <w:marLeft w:val="0"/>
      <w:marRight w:val="0"/>
      <w:marTop w:val="0"/>
      <w:marBottom w:val="0"/>
      <w:divBdr>
        <w:top w:val="none" w:sz="0" w:space="0" w:color="auto"/>
        <w:left w:val="none" w:sz="0" w:space="0" w:color="auto"/>
        <w:bottom w:val="none" w:sz="0" w:space="0" w:color="auto"/>
        <w:right w:val="none" w:sz="0" w:space="0" w:color="auto"/>
      </w:divBdr>
      <w:divsChild>
        <w:div w:id="754715040">
          <w:marLeft w:val="0"/>
          <w:marRight w:val="0"/>
          <w:marTop w:val="0"/>
          <w:marBottom w:val="0"/>
          <w:divBdr>
            <w:top w:val="none" w:sz="0" w:space="0" w:color="auto"/>
            <w:left w:val="none" w:sz="0" w:space="0" w:color="auto"/>
            <w:bottom w:val="none" w:sz="0" w:space="0" w:color="auto"/>
            <w:right w:val="none" w:sz="0" w:space="0" w:color="auto"/>
          </w:divBdr>
        </w:div>
      </w:divsChild>
    </w:div>
    <w:div w:id="289173242">
      <w:bodyDiv w:val="1"/>
      <w:marLeft w:val="0"/>
      <w:marRight w:val="0"/>
      <w:marTop w:val="0"/>
      <w:marBottom w:val="0"/>
      <w:divBdr>
        <w:top w:val="none" w:sz="0" w:space="0" w:color="auto"/>
        <w:left w:val="none" w:sz="0" w:space="0" w:color="auto"/>
        <w:bottom w:val="none" w:sz="0" w:space="0" w:color="auto"/>
        <w:right w:val="none" w:sz="0" w:space="0" w:color="auto"/>
      </w:divBdr>
      <w:divsChild>
        <w:div w:id="661085620">
          <w:marLeft w:val="0"/>
          <w:marRight w:val="0"/>
          <w:marTop w:val="0"/>
          <w:marBottom w:val="0"/>
          <w:divBdr>
            <w:top w:val="none" w:sz="0" w:space="0" w:color="auto"/>
            <w:left w:val="none" w:sz="0" w:space="0" w:color="auto"/>
            <w:bottom w:val="none" w:sz="0" w:space="0" w:color="auto"/>
            <w:right w:val="none" w:sz="0" w:space="0" w:color="auto"/>
          </w:divBdr>
        </w:div>
        <w:div w:id="1986425242">
          <w:marLeft w:val="0"/>
          <w:marRight w:val="0"/>
          <w:marTop w:val="0"/>
          <w:marBottom w:val="300"/>
          <w:divBdr>
            <w:top w:val="none" w:sz="0" w:space="0" w:color="auto"/>
            <w:left w:val="none" w:sz="0" w:space="0" w:color="auto"/>
            <w:bottom w:val="none" w:sz="0" w:space="0" w:color="auto"/>
            <w:right w:val="none" w:sz="0" w:space="0" w:color="auto"/>
          </w:divBdr>
        </w:div>
        <w:div w:id="1146123971">
          <w:marLeft w:val="0"/>
          <w:marRight w:val="0"/>
          <w:marTop w:val="0"/>
          <w:marBottom w:val="0"/>
          <w:divBdr>
            <w:top w:val="none" w:sz="0" w:space="0" w:color="auto"/>
            <w:left w:val="none" w:sz="0" w:space="0" w:color="auto"/>
            <w:bottom w:val="none" w:sz="0" w:space="0" w:color="auto"/>
            <w:right w:val="none" w:sz="0" w:space="0" w:color="auto"/>
          </w:divBdr>
        </w:div>
        <w:div w:id="1352027749">
          <w:marLeft w:val="0"/>
          <w:marRight w:val="0"/>
          <w:marTop w:val="0"/>
          <w:marBottom w:val="0"/>
          <w:divBdr>
            <w:top w:val="none" w:sz="0" w:space="0" w:color="auto"/>
            <w:left w:val="none" w:sz="0" w:space="0" w:color="auto"/>
            <w:bottom w:val="none" w:sz="0" w:space="0" w:color="auto"/>
            <w:right w:val="none" w:sz="0" w:space="0" w:color="auto"/>
          </w:divBdr>
        </w:div>
        <w:div w:id="188836919">
          <w:marLeft w:val="0"/>
          <w:marRight w:val="0"/>
          <w:marTop w:val="0"/>
          <w:marBottom w:val="0"/>
          <w:divBdr>
            <w:top w:val="none" w:sz="0" w:space="0" w:color="auto"/>
            <w:left w:val="none" w:sz="0" w:space="0" w:color="auto"/>
            <w:bottom w:val="none" w:sz="0" w:space="0" w:color="auto"/>
            <w:right w:val="none" w:sz="0" w:space="0" w:color="auto"/>
          </w:divBdr>
        </w:div>
      </w:divsChild>
    </w:div>
    <w:div w:id="304896543">
      <w:bodyDiv w:val="1"/>
      <w:marLeft w:val="0"/>
      <w:marRight w:val="0"/>
      <w:marTop w:val="0"/>
      <w:marBottom w:val="0"/>
      <w:divBdr>
        <w:top w:val="none" w:sz="0" w:space="0" w:color="auto"/>
        <w:left w:val="none" w:sz="0" w:space="0" w:color="auto"/>
        <w:bottom w:val="none" w:sz="0" w:space="0" w:color="auto"/>
        <w:right w:val="none" w:sz="0" w:space="0" w:color="auto"/>
      </w:divBdr>
      <w:divsChild>
        <w:div w:id="568930289">
          <w:marLeft w:val="0"/>
          <w:marRight w:val="0"/>
          <w:marTop w:val="0"/>
          <w:marBottom w:val="0"/>
          <w:divBdr>
            <w:top w:val="none" w:sz="0" w:space="0" w:color="auto"/>
            <w:left w:val="none" w:sz="0" w:space="0" w:color="auto"/>
            <w:bottom w:val="none" w:sz="0" w:space="0" w:color="auto"/>
            <w:right w:val="none" w:sz="0" w:space="0" w:color="auto"/>
          </w:divBdr>
        </w:div>
        <w:div w:id="1058438583">
          <w:marLeft w:val="0"/>
          <w:marRight w:val="0"/>
          <w:marTop w:val="0"/>
          <w:marBottom w:val="0"/>
          <w:divBdr>
            <w:top w:val="none" w:sz="0" w:space="0" w:color="auto"/>
            <w:left w:val="none" w:sz="0" w:space="0" w:color="auto"/>
            <w:bottom w:val="none" w:sz="0" w:space="0" w:color="auto"/>
            <w:right w:val="none" w:sz="0" w:space="0" w:color="auto"/>
          </w:divBdr>
        </w:div>
      </w:divsChild>
    </w:div>
    <w:div w:id="315302645">
      <w:bodyDiv w:val="1"/>
      <w:marLeft w:val="0"/>
      <w:marRight w:val="0"/>
      <w:marTop w:val="0"/>
      <w:marBottom w:val="0"/>
      <w:divBdr>
        <w:top w:val="none" w:sz="0" w:space="0" w:color="auto"/>
        <w:left w:val="none" w:sz="0" w:space="0" w:color="auto"/>
        <w:bottom w:val="none" w:sz="0" w:space="0" w:color="auto"/>
        <w:right w:val="none" w:sz="0" w:space="0" w:color="auto"/>
      </w:divBdr>
      <w:divsChild>
        <w:div w:id="1770195259">
          <w:marLeft w:val="0"/>
          <w:marRight w:val="0"/>
          <w:marTop w:val="0"/>
          <w:marBottom w:val="0"/>
          <w:divBdr>
            <w:top w:val="none" w:sz="0" w:space="0" w:color="auto"/>
            <w:left w:val="none" w:sz="0" w:space="0" w:color="auto"/>
            <w:bottom w:val="none" w:sz="0" w:space="0" w:color="auto"/>
            <w:right w:val="none" w:sz="0" w:space="0" w:color="auto"/>
          </w:divBdr>
        </w:div>
        <w:div w:id="667101537">
          <w:marLeft w:val="0"/>
          <w:marRight w:val="0"/>
          <w:marTop w:val="0"/>
          <w:marBottom w:val="0"/>
          <w:divBdr>
            <w:top w:val="none" w:sz="0" w:space="0" w:color="auto"/>
            <w:left w:val="none" w:sz="0" w:space="0" w:color="auto"/>
            <w:bottom w:val="none" w:sz="0" w:space="0" w:color="auto"/>
            <w:right w:val="none" w:sz="0" w:space="0" w:color="auto"/>
          </w:divBdr>
        </w:div>
        <w:div w:id="513111343">
          <w:marLeft w:val="0"/>
          <w:marRight w:val="0"/>
          <w:marTop w:val="0"/>
          <w:marBottom w:val="0"/>
          <w:divBdr>
            <w:top w:val="none" w:sz="0" w:space="0" w:color="auto"/>
            <w:left w:val="none" w:sz="0" w:space="0" w:color="auto"/>
            <w:bottom w:val="none" w:sz="0" w:space="0" w:color="auto"/>
            <w:right w:val="none" w:sz="0" w:space="0" w:color="auto"/>
          </w:divBdr>
        </w:div>
        <w:div w:id="1185359693">
          <w:marLeft w:val="0"/>
          <w:marRight w:val="0"/>
          <w:marTop w:val="0"/>
          <w:marBottom w:val="0"/>
          <w:divBdr>
            <w:top w:val="none" w:sz="0" w:space="0" w:color="auto"/>
            <w:left w:val="none" w:sz="0" w:space="0" w:color="auto"/>
            <w:bottom w:val="none" w:sz="0" w:space="0" w:color="auto"/>
            <w:right w:val="none" w:sz="0" w:space="0" w:color="auto"/>
          </w:divBdr>
        </w:div>
        <w:div w:id="1451439024">
          <w:marLeft w:val="0"/>
          <w:marRight w:val="0"/>
          <w:marTop w:val="0"/>
          <w:marBottom w:val="0"/>
          <w:divBdr>
            <w:top w:val="none" w:sz="0" w:space="0" w:color="auto"/>
            <w:left w:val="none" w:sz="0" w:space="0" w:color="auto"/>
            <w:bottom w:val="none" w:sz="0" w:space="0" w:color="auto"/>
            <w:right w:val="none" w:sz="0" w:space="0" w:color="auto"/>
          </w:divBdr>
        </w:div>
        <w:div w:id="2047634094">
          <w:marLeft w:val="0"/>
          <w:marRight w:val="0"/>
          <w:marTop w:val="0"/>
          <w:marBottom w:val="0"/>
          <w:divBdr>
            <w:top w:val="none" w:sz="0" w:space="0" w:color="auto"/>
            <w:left w:val="none" w:sz="0" w:space="0" w:color="auto"/>
            <w:bottom w:val="none" w:sz="0" w:space="0" w:color="auto"/>
            <w:right w:val="none" w:sz="0" w:space="0" w:color="auto"/>
          </w:divBdr>
        </w:div>
        <w:div w:id="1126238686">
          <w:marLeft w:val="0"/>
          <w:marRight w:val="0"/>
          <w:marTop w:val="0"/>
          <w:marBottom w:val="0"/>
          <w:divBdr>
            <w:top w:val="none" w:sz="0" w:space="0" w:color="auto"/>
            <w:left w:val="none" w:sz="0" w:space="0" w:color="auto"/>
            <w:bottom w:val="none" w:sz="0" w:space="0" w:color="auto"/>
            <w:right w:val="none" w:sz="0" w:space="0" w:color="auto"/>
          </w:divBdr>
        </w:div>
        <w:div w:id="1681423145">
          <w:marLeft w:val="0"/>
          <w:marRight w:val="0"/>
          <w:marTop w:val="0"/>
          <w:marBottom w:val="0"/>
          <w:divBdr>
            <w:top w:val="none" w:sz="0" w:space="0" w:color="auto"/>
            <w:left w:val="none" w:sz="0" w:space="0" w:color="auto"/>
            <w:bottom w:val="none" w:sz="0" w:space="0" w:color="auto"/>
            <w:right w:val="none" w:sz="0" w:space="0" w:color="auto"/>
          </w:divBdr>
        </w:div>
      </w:divsChild>
    </w:div>
    <w:div w:id="355547168">
      <w:bodyDiv w:val="1"/>
      <w:marLeft w:val="0"/>
      <w:marRight w:val="0"/>
      <w:marTop w:val="0"/>
      <w:marBottom w:val="0"/>
      <w:divBdr>
        <w:top w:val="none" w:sz="0" w:space="0" w:color="auto"/>
        <w:left w:val="none" w:sz="0" w:space="0" w:color="auto"/>
        <w:bottom w:val="none" w:sz="0" w:space="0" w:color="auto"/>
        <w:right w:val="none" w:sz="0" w:space="0" w:color="auto"/>
      </w:divBdr>
    </w:div>
    <w:div w:id="383874681">
      <w:bodyDiv w:val="1"/>
      <w:marLeft w:val="0"/>
      <w:marRight w:val="0"/>
      <w:marTop w:val="0"/>
      <w:marBottom w:val="0"/>
      <w:divBdr>
        <w:top w:val="none" w:sz="0" w:space="0" w:color="auto"/>
        <w:left w:val="none" w:sz="0" w:space="0" w:color="auto"/>
        <w:bottom w:val="none" w:sz="0" w:space="0" w:color="auto"/>
        <w:right w:val="none" w:sz="0" w:space="0" w:color="auto"/>
      </w:divBdr>
    </w:div>
    <w:div w:id="410853688">
      <w:bodyDiv w:val="1"/>
      <w:marLeft w:val="0"/>
      <w:marRight w:val="0"/>
      <w:marTop w:val="0"/>
      <w:marBottom w:val="0"/>
      <w:divBdr>
        <w:top w:val="none" w:sz="0" w:space="0" w:color="auto"/>
        <w:left w:val="none" w:sz="0" w:space="0" w:color="auto"/>
        <w:bottom w:val="none" w:sz="0" w:space="0" w:color="auto"/>
        <w:right w:val="none" w:sz="0" w:space="0" w:color="auto"/>
      </w:divBdr>
      <w:divsChild>
        <w:div w:id="836730354">
          <w:marLeft w:val="0"/>
          <w:marRight w:val="0"/>
          <w:marTop w:val="0"/>
          <w:marBottom w:val="0"/>
          <w:divBdr>
            <w:top w:val="none" w:sz="0" w:space="0" w:color="auto"/>
            <w:left w:val="none" w:sz="0" w:space="0" w:color="auto"/>
            <w:bottom w:val="none" w:sz="0" w:space="0" w:color="auto"/>
            <w:right w:val="none" w:sz="0" w:space="0" w:color="auto"/>
          </w:divBdr>
        </w:div>
      </w:divsChild>
    </w:div>
    <w:div w:id="423721985">
      <w:bodyDiv w:val="1"/>
      <w:marLeft w:val="0"/>
      <w:marRight w:val="0"/>
      <w:marTop w:val="0"/>
      <w:marBottom w:val="0"/>
      <w:divBdr>
        <w:top w:val="none" w:sz="0" w:space="0" w:color="auto"/>
        <w:left w:val="none" w:sz="0" w:space="0" w:color="auto"/>
        <w:bottom w:val="none" w:sz="0" w:space="0" w:color="auto"/>
        <w:right w:val="none" w:sz="0" w:space="0" w:color="auto"/>
      </w:divBdr>
      <w:divsChild>
        <w:div w:id="90396122">
          <w:blockQuote w:val="1"/>
          <w:marLeft w:val="0"/>
          <w:marRight w:val="0"/>
          <w:marTop w:val="240"/>
          <w:marBottom w:val="240"/>
          <w:divBdr>
            <w:top w:val="none" w:sz="0" w:space="0" w:color="auto"/>
            <w:left w:val="none" w:sz="0" w:space="0" w:color="auto"/>
            <w:bottom w:val="none" w:sz="0" w:space="0" w:color="auto"/>
            <w:right w:val="none" w:sz="0" w:space="0" w:color="auto"/>
          </w:divBdr>
        </w:div>
        <w:div w:id="835337506">
          <w:marLeft w:val="0"/>
          <w:marRight w:val="0"/>
          <w:marTop w:val="0"/>
          <w:marBottom w:val="0"/>
          <w:divBdr>
            <w:top w:val="none" w:sz="0" w:space="0" w:color="auto"/>
            <w:left w:val="none" w:sz="0" w:space="0" w:color="auto"/>
            <w:bottom w:val="none" w:sz="0" w:space="0" w:color="auto"/>
            <w:right w:val="none" w:sz="0" w:space="0" w:color="auto"/>
          </w:divBdr>
        </w:div>
        <w:div w:id="30809157">
          <w:marLeft w:val="0"/>
          <w:marRight w:val="0"/>
          <w:marTop w:val="0"/>
          <w:marBottom w:val="0"/>
          <w:divBdr>
            <w:top w:val="none" w:sz="0" w:space="0" w:color="auto"/>
            <w:left w:val="none" w:sz="0" w:space="0" w:color="auto"/>
            <w:bottom w:val="none" w:sz="0" w:space="0" w:color="auto"/>
            <w:right w:val="none" w:sz="0" w:space="0" w:color="auto"/>
          </w:divBdr>
        </w:div>
      </w:divsChild>
    </w:div>
    <w:div w:id="429469856">
      <w:bodyDiv w:val="1"/>
      <w:marLeft w:val="0"/>
      <w:marRight w:val="0"/>
      <w:marTop w:val="0"/>
      <w:marBottom w:val="0"/>
      <w:divBdr>
        <w:top w:val="none" w:sz="0" w:space="0" w:color="auto"/>
        <w:left w:val="none" w:sz="0" w:space="0" w:color="auto"/>
        <w:bottom w:val="none" w:sz="0" w:space="0" w:color="auto"/>
        <w:right w:val="none" w:sz="0" w:space="0" w:color="auto"/>
      </w:divBdr>
    </w:div>
    <w:div w:id="474566967">
      <w:bodyDiv w:val="1"/>
      <w:marLeft w:val="0"/>
      <w:marRight w:val="0"/>
      <w:marTop w:val="0"/>
      <w:marBottom w:val="0"/>
      <w:divBdr>
        <w:top w:val="none" w:sz="0" w:space="0" w:color="auto"/>
        <w:left w:val="none" w:sz="0" w:space="0" w:color="auto"/>
        <w:bottom w:val="none" w:sz="0" w:space="0" w:color="auto"/>
        <w:right w:val="none" w:sz="0" w:space="0" w:color="auto"/>
      </w:divBdr>
    </w:div>
    <w:div w:id="537012987">
      <w:bodyDiv w:val="1"/>
      <w:marLeft w:val="0"/>
      <w:marRight w:val="0"/>
      <w:marTop w:val="0"/>
      <w:marBottom w:val="0"/>
      <w:divBdr>
        <w:top w:val="none" w:sz="0" w:space="0" w:color="auto"/>
        <w:left w:val="none" w:sz="0" w:space="0" w:color="auto"/>
        <w:bottom w:val="none" w:sz="0" w:space="0" w:color="auto"/>
        <w:right w:val="none" w:sz="0" w:space="0" w:color="auto"/>
      </w:divBdr>
      <w:divsChild>
        <w:div w:id="513346362">
          <w:marLeft w:val="0"/>
          <w:marRight w:val="0"/>
          <w:marTop w:val="0"/>
          <w:marBottom w:val="0"/>
          <w:divBdr>
            <w:top w:val="none" w:sz="0" w:space="0" w:color="auto"/>
            <w:left w:val="none" w:sz="0" w:space="0" w:color="auto"/>
            <w:bottom w:val="none" w:sz="0" w:space="0" w:color="auto"/>
            <w:right w:val="none" w:sz="0" w:space="0" w:color="auto"/>
          </w:divBdr>
        </w:div>
      </w:divsChild>
    </w:div>
    <w:div w:id="543760969">
      <w:bodyDiv w:val="1"/>
      <w:marLeft w:val="0"/>
      <w:marRight w:val="0"/>
      <w:marTop w:val="0"/>
      <w:marBottom w:val="0"/>
      <w:divBdr>
        <w:top w:val="none" w:sz="0" w:space="0" w:color="auto"/>
        <w:left w:val="none" w:sz="0" w:space="0" w:color="auto"/>
        <w:bottom w:val="none" w:sz="0" w:space="0" w:color="auto"/>
        <w:right w:val="none" w:sz="0" w:space="0" w:color="auto"/>
      </w:divBdr>
      <w:divsChild>
        <w:div w:id="250899291">
          <w:marLeft w:val="0"/>
          <w:marRight w:val="0"/>
          <w:marTop w:val="0"/>
          <w:marBottom w:val="0"/>
          <w:divBdr>
            <w:top w:val="none" w:sz="0" w:space="0" w:color="auto"/>
            <w:left w:val="none" w:sz="0" w:space="0" w:color="auto"/>
            <w:bottom w:val="none" w:sz="0" w:space="0" w:color="auto"/>
            <w:right w:val="none" w:sz="0" w:space="0" w:color="auto"/>
          </w:divBdr>
        </w:div>
      </w:divsChild>
    </w:div>
    <w:div w:id="557670887">
      <w:bodyDiv w:val="1"/>
      <w:marLeft w:val="0"/>
      <w:marRight w:val="0"/>
      <w:marTop w:val="0"/>
      <w:marBottom w:val="0"/>
      <w:divBdr>
        <w:top w:val="none" w:sz="0" w:space="0" w:color="auto"/>
        <w:left w:val="none" w:sz="0" w:space="0" w:color="auto"/>
        <w:bottom w:val="none" w:sz="0" w:space="0" w:color="auto"/>
        <w:right w:val="none" w:sz="0" w:space="0" w:color="auto"/>
      </w:divBdr>
      <w:divsChild>
        <w:div w:id="1227688341">
          <w:marLeft w:val="0"/>
          <w:marRight w:val="0"/>
          <w:marTop w:val="0"/>
          <w:marBottom w:val="0"/>
          <w:divBdr>
            <w:top w:val="none" w:sz="0" w:space="0" w:color="auto"/>
            <w:left w:val="none" w:sz="0" w:space="0" w:color="auto"/>
            <w:bottom w:val="none" w:sz="0" w:space="0" w:color="auto"/>
            <w:right w:val="none" w:sz="0" w:space="0" w:color="auto"/>
          </w:divBdr>
          <w:divsChild>
            <w:div w:id="1293370134">
              <w:marLeft w:val="0"/>
              <w:marRight w:val="0"/>
              <w:marTop w:val="0"/>
              <w:marBottom w:val="0"/>
              <w:divBdr>
                <w:top w:val="none" w:sz="0" w:space="0" w:color="auto"/>
                <w:left w:val="none" w:sz="0" w:space="0" w:color="auto"/>
                <w:bottom w:val="none" w:sz="0" w:space="0" w:color="auto"/>
                <w:right w:val="none" w:sz="0" w:space="0" w:color="auto"/>
              </w:divBdr>
              <w:divsChild>
                <w:div w:id="5499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0583">
      <w:bodyDiv w:val="1"/>
      <w:marLeft w:val="0"/>
      <w:marRight w:val="0"/>
      <w:marTop w:val="0"/>
      <w:marBottom w:val="0"/>
      <w:divBdr>
        <w:top w:val="none" w:sz="0" w:space="0" w:color="auto"/>
        <w:left w:val="none" w:sz="0" w:space="0" w:color="auto"/>
        <w:bottom w:val="none" w:sz="0" w:space="0" w:color="auto"/>
        <w:right w:val="none" w:sz="0" w:space="0" w:color="auto"/>
      </w:divBdr>
      <w:divsChild>
        <w:div w:id="1354959190">
          <w:marLeft w:val="0"/>
          <w:marRight w:val="0"/>
          <w:marTop w:val="0"/>
          <w:marBottom w:val="0"/>
          <w:divBdr>
            <w:top w:val="none" w:sz="0" w:space="0" w:color="auto"/>
            <w:left w:val="none" w:sz="0" w:space="0" w:color="auto"/>
            <w:bottom w:val="none" w:sz="0" w:space="0" w:color="auto"/>
            <w:right w:val="none" w:sz="0" w:space="0" w:color="auto"/>
          </w:divBdr>
        </w:div>
      </w:divsChild>
    </w:div>
    <w:div w:id="626618126">
      <w:bodyDiv w:val="1"/>
      <w:marLeft w:val="0"/>
      <w:marRight w:val="0"/>
      <w:marTop w:val="0"/>
      <w:marBottom w:val="0"/>
      <w:divBdr>
        <w:top w:val="none" w:sz="0" w:space="0" w:color="auto"/>
        <w:left w:val="none" w:sz="0" w:space="0" w:color="auto"/>
        <w:bottom w:val="none" w:sz="0" w:space="0" w:color="auto"/>
        <w:right w:val="none" w:sz="0" w:space="0" w:color="auto"/>
      </w:divBdr>
    </w:div>
    <w:div w:id="651640989">
      <w:bodyDiv w:val="1"/>
      <w:marLeft w:val="0"/>
      <w:marRight w:val="0"/>
      <w:marTop w:val="0"/>
      <w:marBottom w:val="0"/>
      <w:divBdr>
        <w:top w:val="none" w:sz="0" w:space="0" w:color="auto"/>
        <w:left w:val="none" w:sz="0" w:space="0" w:color="auto"/>
        <w:bottom w:val="none" w:sz="0" w:space="0" w:color="auto"/>
        <w:right w:val="none" w:sz="0" w:space="0" w:color="auto"/>
      </w:divBdr>
      <w:divsChild>
        <w:div w:id="1254631708">
          <w:marLeft w:val="0"/>
          <w:marRight w:val="0"/>
          <w:marTop w:val="0"/>
          <w:marBottom w:val="0"/>
          <w:divBdr>
            <w:top w:val="none" w:sz="0" w:space="0" w:color="auto"/>
            <w:left w:val="none" w:sz="0" w:space="0" w:color="auto"/>
            <w:bottom w:val="none" w:sz="0" w:space="0" w:color="auto"/>
            <w:right w:val="none" w:sz="0" w:space="0" w:color="auto"/>
          </w:divBdr>
          <w:divsChild>
            <w:div w:id="1075397725">
              <w:marLeft w:val="0"/>
              <w:marRight w:val="0"/>
              <w:marTop w:val="0"/>
              <w:marBottom w:val="0"/>
              <w:divBdr>
                <w:top w:val="none" w:sz="0" w:space="0" w:color="auto"/>
                <w:left w:val="none" w:sz="0" w:space="0" w:color="auto"/>
                <w:bottom w:val="none" w:sz="0" w:space="0" w:color="auto"/>
                <w:right w:val="none" w:sz="0" w:space="0" w:color="auto"/>
              </w:divBdr>
              <w:divsChild>
                <w:div w:id="20553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23704">
      <w:bodyDiv w:val="1"/>
      <w:marLeft w:val="0"/>
      <w:marRight w:val="0"/>
      <w:marTop w:val="0"/>
      <w:marBottom w:val="0"/>
      <w:divBdr>
        <w:top w:val="none" w:sz="0" w:space="0" w:color="auto"/>
        <w:left w:val="none" w:sz="0" w:space="0" w:color="auto"/>
        <w:bottom w:val="none" w:sz="0" w:space="0" w:color="auto"/>
        <w:right w:val="none" w:sz="0" w:space="0" w:color="auto"/>
      </w:divBdr>
      <w:divsChild>
        <w:div w:id="631326289">
          <w:marLeft w:val="0"/>
          <w:marRight w:val="0"/>
          <w:marTop w:val="0"/>
          <w:marBottom w:val="0"/>
          <w:divBdr>
            <w:top w:val="none" w:sz="0" w:space="0" w:color="auto"/>
            <w:left w:val="none" w:sz="0" w:space="0" w:color="auto"/>
            <w:bottom w:val="none" w:sz="0" w:space="0" w:color="auto"/>
            <w:right w:val="none" w:sz="0" w:space="0" w:color="auto"/>
          </w:divBdr>
        </w:div>
      </w:divsChild>
    </w:div>
    <w:div w:id="683436262">
      <w:bodyDiv w:val="1"/>
      <w:marLeft w:val="0"/>
      <w:marRight w:val="0"/>
      <w:marTop w:val="0"/>
      <w:marBottom w:val="0"/>
      <w:divBdr>
        <w:top w:val="none" w:sz="0" w:space="0" w:color="auto"/>
        <w:left w:val="none" w:sz="0" w:space="0" w:color="auto"/>
        <w:bottom w:val="none" w:sz="0" w:space="0" w:color="auto"/>
        <w:right w:val="none" w:sz="0" w:space="0" w:color="auto"/>
      </w:divBdr>
      <w:divsChild>
        <w:div w:id="1157527973">
          <w:marLeft w:val="0"/>
          <w:marRight w:val="0"/>
          <w:marTop w:val="0"/>
          <w:marBottom w:val="0"/>
          <w:divBdr>
            <w:top w:val="none" w:sz="0" w:space="0" w:color="auto"/>
            <w:left w:val="none" w:sz="0" w:space="0" w:color="auto"/>
            <w:bottom w:val="none" w:sz="0" w:space="0" w:color="auto"/>
            <w:right w:val="none" w:sz="0" w:space="0" w:color="auto"/>
          </w:divBdr>
          <w:divsChild>
            <w:div w:id="1047871431">
              <w:marLeft w:val="0"/>
              <w:marRight w:val="0"/>
              <w:marTop w:val="0"/>
              <w:marBottom w:val="0"/>
              <w:divBdr>
                <w:top w:val="none" w:sz="0" w:space="0" w:color="auto"/>
                <w:left w:val="none" w:sz="0" w:space="0" w:color="auto"/>
                <w:bottom w:val="none" w:sz="0" w:space="0" w:color="auto"/>
                <w:right w:val="none" w:sz="0" w:space="0" w:color="auto"/>
              </w:divBdr>
              <w:divsChild>
                <w:div w:id="10679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68152">
      <w:bodyDiv w:val="1"/>
      <w:marLeft w:val="0"/>
      <w:marRight w:val="0"/>
      <w:marTop w:val="0"/>
      <w:marBottom w:val="0"/>
      <w:divBdr>
        <w:top w:val="none" w:sz="0" w:space="0" w:color="auto"/>
        <w:left w:val="none" w:sz="0" w:space="0" w:color="auto"/>
        <w:bottom w:val="none" w:sz="0" w:space="0" w:color="auto"/>
        <w:right w:val="none" w:sz="0" w:space="0" w:color="auto"/>
      </w:divBdr>
      <w:divsChild>
        <w:div w:id="901136818">
          <w:marLeft w:val="0"/>
          <w:marRight w:val="0"/>
          <w:marTop w:val="0"/>
          <w:marBottom w:val="0"/>
          <w:divBdr>
            <w:top w:val="none" w:sz="0" w:space="0" w:color="auto"/>
            <w:left w:val="none" w:sz="0" w:space="0" w:color="auto"/>
            <w:bottom w:val="none" w:sz="0" w:space="0" w:color="auto"/>
            <w:right w:val="none" w:sz="0" w:space="0" w:color="auto"/>
          </w:divBdr>
          <w:divsChild>
            <w:div w:id="1940673913">
              <w:marLeft w:val="0"/>
              <w:marRight w:val="0"/>
              <w:marTop w:val="0"/>
              <w:marBottom w:val="0"/>
              <w:divBdr>
                <w:top w:val="none" w:sz="0" w:space="0" w:color="auto"/>
                <w:left w:val="none" w:sz="0" w:space="0" w:color="auto"/>
                <w:bottom w:val="none" w:sz="0" w:space="0" w:color="auto"/>
                <w:right w:val="none" w:sz="0" w:space="0" w:color="auto"/>
              </w:divBdr>
              <w:divsChild>
                <w:div w:id="1338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14692">
      <w:bodyDiv w:val="1"/>
      <w:marLeft w:val="0"/>
      <w:marRight w:val="0"/>
      <w:marTop w:val="0"/>
      <w:marBottom w:val="0"/>
      <w:divBdr>
        <w:top w:val="none" w:sz="0" w:space="0" w:color="auto"/>
        <w:left w:val="none" w:sz="0" w:space="0" w:color="auto"/>
        <w:bottom w:val="none" w:sz="0" w:space="0" w:color="auto"/>
        <w:right w:val="none" w:sz="0" w:space="0" w:color="auto"/>
      </w:divBdr>
    </w:div>
    <w:div w:id="788861432">
      <w:bodyDiv w:val="1"/>
      <w:marLeft w:val="0"/>
      <w:marRight w:val="0"/>
      <w:marTop w:val="0"/>
      <w:marBottom w:val="0"/>
      <w:divBdr>
        <w:top w:val="none" w:sz="0" w:space="0" w:color="auto"/>
        <w:left w:val="none" w:sz="0" w:space="0" w:color="auto"/>
        <w:bottom w:val="none" w:sz="0" w:space="0" w:color="auto"/>
        <w:right w:val="none" w:sz="0" w:space="0" w:color="auto"/>
      </w:divBdr>
      <w:divsChild>
        <w:div w:id="1065758407">
          <w:marLeft w:val="0"/>
          <w:marRight w:val="0"/>
          <w:marTop w:val="0"/>
          <w:marBottom w:val="0"/>
          <w:divBdr>
            <w:top w:val="none" w:sz="0" w:space="0" w:color="auto"/>
            <w:left w:val="none" w:sz="0" w:space="0" w:color="auto"/>
            <w:bottom w:val="none" w:sz="0" w:space="0" w:color="auto"/>
            <w:right w:val="none" w:sz="0" w:space="0" w:color="auto"/>
          </w:divBdr>
        </w:div>
      </w:divsChild>
    </w:div>
    <w:div w:id="800994893">
      <w:bodyDiv w:val="1"/>
      <w:marLeft w:val="0"/>
      <w:marRight w:val="0"/>
      <w:marTop w:val="0"/>
      <w:marBottom w:val="0"/>
      <w:divBdr>
        <w:top w:val="none" w:sz="0" w:space="0" w:color="auto"/>
        <w:left w:val="none" w:sz="0" w:space="0" w:color="auto"/>
        <w:bottom w:val="none" w:sz="0" w:space="0" w:color="auto"/>
        <w:right w:val="none" w:sz="0" w:space="0" w:color="auto"/>
      </w:divBdr>
      <w:divsChild>
        <w:div w:id="126316800">
          <w:marLeft w:val="0"/>
          <w:marRight w:val="0"/>
          <w:marTop w:val="0"/>
          <w:marBottom w:val="0"/>
          <w:divBdr>
            <w:top w:val="none" w:sz="0" w:space="0" w:color="auto"/>
            <w:left w:val="none" w:sz="0" w:space="0" w:color="auto"/>
            <w:bottom w:val="none" w:sz="0" w:space="0" w:color="auto"/>
            <w:right w:val="none" w:sz="0" w:space="0" w:color="auto"/>
          </w:divBdr>
        </w:div>
      </w:divsChild>
    </w:div>
    <w:div w:id="801070833">
      <w:bodyDiv w:val="1"/>
      <w:marLeft w:val="0"/>
      <w:marRight w:val="0"/>
      <w:marTop w:val="0"/>
      <w:marBottom w:val="0"/>
      <w:divBdr>
        <w:top w:val="none" w:sz="0" w:space="0" w:color="auto"/>
        <w:left w:val="none" w:sz="0" w:space="0" w:color="auto"/>
        <w:bottom w:val="none" w:sz="0" w:space="0" w:color="auto"/>
        <w:right w:val="none" w:sz="0" w:space="0" w:color="auto"/>
      </w:divBdr>
      <w:divsChild>
        <w:div w:id="1582761324">
          <w:marLeft w:val="0"/>
          <w:marRight w:val="0"/>
          <w:marTop w:val="0"/>
          <w:marBottom w:val="300"/>
          <w:divBdr>
            <w:top w:val="none" w:sz="0" w:space="0" w:color="auto"/>
            <w:left w:val="none" w:sz="0" w:space="0" w:color="auto"/>
            <w:bottom w:val="none" w:sz="0" w:space="0" w:color="auto"/>
            <w:right w:val="none" w:sz="0" w:space="0" w:color="auto"/>
          </w:divBdr>
        </w:div>
        <w:div w:id="998459899">
          <w:blockQuote w:val="1"/>
          <w:marLeft w:val="0"/>
          <w:marRight w:val="0"/>
          <w:marTop w:val="240"/>
          <w:marBottom w:val="240"/>
          <w:divBdr>
            <w:top w:val="none" w:sz="0" w:space="0" w:color="auto"/>
            <w:left w:val="none" w:sz="0" w:space="0" w:color="auto"/>
            <w:bottom w:val="none" w:sz="0" w:space="0" w:color="auto"/>
            <w:right w:val="none" w:sz="0" w:space="0" w:color="auto"/>
          </w:divBdr>
        </w:div>
        <w:div w:id="866530984">
          <w:marLeft w:val="0"/>
          <w:marRight w:val="0"/>
          <w:marTop w:val="0"/>
          <w:marBottom w:val="0"/>
          <w:divBdr>
            <w:top w:val="none" w:sz="0" w:space="0" w:color="auto"/>
            <w:left w:val="none" w:sz="0" w:space="0" w:color="auto"/>
            <w:bottom w:val="none" w:sz="0" w:space="0" w:color="auto"/>
            <w:right w:val="none" w:sz="0" w:space="0" w:color="auto"/>
          </w:divBdr>
        </w:div>
        <w:div w:id="1778477118">
          <w:marLeft w:val="0"/>
          <w:marRight w:val="0"/>
          <w:marTop w:val="0"/>
          <w:marBottom w:val="0"/>
          <w:divBdr>
            <w:top w:val="none" w:sz="0" w:space="0" w:color="auto"/>
            <w:left w:val="none" w:sz="0" w:space="0" w:color="auto"/>
            <w:bottom w:val="none" w:sz="0" w:space="0" w:color="auto"/>
            <w:right w:val="none" w:sz="0" w:space="0" w:color="auto"/>
          </w:divBdr>
        </w:div>
      </w:divsChild>
    </w:div>
    <w:div w:id="825245853">
      <w:bodyDiv w:val="1"/>
      <w:marLeft w:val="0"/>
      <w:marRight w:val="0"/>
      <w:marTop w:val="0"/>
      <w:marBottom w:val="0"/>
      <w:divBdr>
        <w:top w:val="none" w:sz="0" w:space="0" w:color="auto"/>
        <w:left w:val="none" w:sz="0" w:space="0" w:color="auto"/>
        <w:bottom w:val="none" w:sz="0" w:space="0" w:color="auto"/>
        <w:right w:val="none" w:sz="0" w:space="0" w:color="auto"/>
      </w:divBdr>
      <w:divsChild>
        <w:div w:id="471019895">
          <w:marLeft w:val="0"/>
          <w:marRight w:val="0"/>
          <w:marTop w:val="0"/>
          <w:marBottom w:val="0"/>
          <w:divBdr>
            <w:top w:val="none" w:sz="0" w:space="0" w:color="auto"/>
            <w:left w:val="none" w:sz="0" w:space="0" w:color="auto"/>
            <w:bottom w:val="none" w:sz="0" w:space="0" w:color="auto"/>
            <w:right w:val="none" w:sz="0" w:space="0" w:color="auto"/>
          </w:divBdr>
        </w:div>
      </w:divsChild>
    </w:div>
    <w:div w:id="844979599">
      <w:bodyDiv w:val="1"/>
      <w:marLeft w:val="0"/>
      <w:marRight w:val="0"/>
      <w:marTop w:val="0"/>
      <w:marBottom w:val="0"/>
      <w:divBdr>
        <w:top w:val="none" w:sz="0" w:space="0" w:color="auto"/>
        <w:left w:val="none" w:sz="0" w:space="0" w:color="auto"/>
        <w:bottom w:val="none" w:sz="0" w:space="0" w:color="auto"/>
        <w:right w:val="none" w:sz="0" w:space="0" w:color="auto"/>
      </w:divBdr>
    </w:div>
    <w:div w:id="873808469">
      <w:bodyDiv w:val="1"/>
      <w:marLeft w:val="0"/>
      <w:marRight w:val="0"/>
      <w:marTop w:val="0"/>
      <w:marBottom w:val="0"/>
      <w:divBdr>
        <w:top w:val="none" w:sz="0" w:space="0" w:color="auto"/>
        <w:left w:val="none" w:sz="0" w:space="0" w:color="auto"/>
        <w:bottom w:val="none" w:sz="0" w:space="0" w:color="auto"/>
        <w:right w:val="none" w:sz="0" w:space="0" w:color="auto"/>
      </w:divBdr>
    </w:div>
    <w:div w:id="922882253">
      <w:bodyDiv w:val="1"/>
      <w:marLeft w:val="0"/>
      <w:marRight w:val="0"/>
      <w:marTop w:val="0"/>
      <w:marBottom w:val="0"/>
      <w:divBdr>
        <w:top w:val="none" w:sz="0" w:space="0" w:color="auto"/>
        <w:left w:val="none" w:sz="0" w:space="0" w:color="auto"/>
        <w:bottom w:val="none" w:sz="0" w:space="0" w:color="auto"/>
        <w:right w:val="none" w:sz="0" w:space="0" w:color="auto"/>
      </w:divBdr>
    </w:div>
    <w:div w:id="1008216938">
      <w:bodyDiv w:val="1"/>
      <w:marLeft w:val="0"/>
      <w:marRight w:val="0"/>
      <w:marTop w:val="0"/>
      <w:marBottom w:val="0"/>
      <w:divBdr>
        <w:top w:val="none" w:sz="0" w:space="0" w:color="auto"/>
        <w:left w:val="none" w:sz="0" w:space="0" w:color="auto"/>
        <w:bottom w:val="none" w:sz="0" w:space="0" w:color="auto"/>
        <w:right w:val="none" w:sz="0" w:space="0" w:color="auto"/>
      </w:divBdr>
      <w:divsChild>
        <w:div w:id="658508577">
          <w:marLeft w:val="0"/>
          <w:marRight w:val="0"/>
          <w:marTop w:val="0"/>
          <w:marBottom w:val="0"/>
          <w:divBdr>
            <w:top w:val="none" w:sz="0" w:space="0" w:color="auto"/>
            <w:left w:val="none" w:sz="0" w:space="0" w:color="auto"/>
            <w:bottom w:val="none" w:sz="0" w:space="0" w:color="auto"/>
            <w:right w:val="none" w:sz="0" w:space="0" w:color="auto"/>
          </w:divBdr>
        </w:div>
      </w:divsChild>
    </w:div>
    <w:div w:id="1021126490">
      <w:bodyDiv w:val="1"/>
      <w:marLeft w:val="0"/>
      <w:marRight w:val="0"/>
      <w:marTop w:val="0"/>
      <w:marBottom w:val="0"/>
      <w:divBdr>
        <w:top w:val="none" w:sz="0" w:space="0" w:color="auto"/>
        <w:left w:val="none" w:sz="0" w:space="0" w:color="auto"/>
        <w:bottom w:val="none" w:sz="0" w:space="0" w:color="auto"/>
        <w:right w:val="none" w:sz="0" w:space="0" w:color="auto"/>
      </w:divBdr>
      <w:divsChild>
        <w:div w:id="1743479856">
          <w:marLeft w:val="0"/>
          <w:marRight w:val="0"/>
          <w:marTop w:val="0"/>
          <w:marBottom w:val="300"/>
          <w:divBdr>
            <w:top w:val="none" w:sz="0" w:space="0" w:color="auto"/>
            <w:left w:val="none" w:sz="0" w:space="0" w:color="auto"/>
            <w:bottom w:val="none" w:sz="0" w:space="0" w:color="auto"/>
            <w:right w:val="none" w:sz="0" w:space="0" w:color="auto"/>
          </w:divBdr>
        </w:div>
        <w:div w:id="466436369">
          <w:marLeft w:val="0"/>
          <w:marRight w:val="0"/>
          <w:marTop w:val="0"/>
          <w:marBottom w:val="0"/>
          <w:divBdr>
            <w:top w:val="none" w:sz="0" w:space="0" w:color="auto"/>
            <w:left w:val="none" w:sz="0" w:space="0" w:color="auto"/>
            <w:bottom w:val="none" w:sz="0" w:space="0" w:color="auto"/>
            <w:right w:val="none" w:sz="0" w:space="0" w:color="auto"/>
          </w:divBdr>
        </w:div>
      </w:divsChild>
    </w:div>
    <w:div w:id="1024751742">
      <w:bodyDiv w:val="1"/>
      <w:marLeft w:val="0"/>
      <w:marRight w:val="0"/>
      <w:marTop w:val="0"/>
      <w:marBottom w:val="0"/>
      <w:divBdr>
        <w:top w:val="none" w:sz="0" w:space="0" w:color="auto"/>
        <w:left w:val="none" w:sz="0" w:space="0" w:color="auto"/>
        <w:bottom w:val="none" w:sz="0" w:space="0" w:color="auto"/>
        <w:right w:val="none" w:sz="0" w:space="0" w:color="auto"/>
      </w:divBdr>
    </w:div>
    <w:div w:id="1035738858">
      <w:bodyDiv w:val="1"/>
      <w:marLeft w:val="0"/>
      <w:marRight w:val="0"/>
      <w:marTop w:val="0"/>
      <w:marBottom w:val="0"/>
      <w:divBdr>
        <w:top w:val="none" w:sz="0" w:space="0" w:color="auto"/>
        <w:left w:val="none" w:sz="0" w:space="0" w:color="auto"/>
        <w:bottom w:val="none" w:sz="0" w:space="0" w:color="auto"/>
        <w:right w:val="none" w:sz="0" w:space="0" w:color="auto"/>
      </w:divBdr>
    </w:div>
    <w:div w:id="1043555175">
      <w:bodyDiv w:val="1"/>
      <w:marLeft w:val="0"/>
      <w:marRight w:val="0"/>
      <w:marTop w:val="0"/>
      <w:marBottom w:val="0"/>
      <w:divBdr>
        <w:top w:val="none" w:sz="0" w:space="0" w:color="auto"/>
        <w:left w:val="none" w:sz="0" w:space="0" w:color="auto"/>
        <w:bottom w:val="none" w:sz="0" w:space="0" w:color="auto"/>
        <w:right w:val="none" w:sz="0" w:space="0" w:color="auto"/>
      </w:divBdr>
      <w:divsChild>
        <w:div w:id="376706925">
          <w:marLeft w:val="0"/>
          <w:marRight w:val="0"/>
          <w:marTop w:val="0"/>
          <w:marBottom w:val="0"/>
          <w:divBdr>
            <w:top w:val="none" w:sz="0" w:space="0" w:color="auto"/>
            <w:left w:val="none" w:sz="0" w:space="0" w:color="auto"/>
            <w:bottom w:val="none" w:sz="0" w:space="0" w:color="auto"/>
            <w:right w:val="none" w:sz="0" w:space="0" w:color="auto"/>
          </w:divBdr>
        </w:div>
      </w:divsChild>
    </w:div>
    <w:div w:id="1081754836">
      <w:bodyDiv w:val="1"/>
      <w:marLeft w:val="0"/>
      <w:marRight w:val="0"/>
      <w:marTop w:val="0"/>
      <w:marBottom w:val="0"/>
      <w:divBdr>
        <w:top w:val="none" w:sz="0" w:space="0" w:color="auto"/>
        <w:left w:val="none" w:sz="0" w:space="0" w:color="auto"/>
        <w:bottom w:val="none" w:sz="0" w:space="0" w:color="auto"/>
        <w:right w:val="none" w:sz="0" w:space="0" w:color="auto"/>
      </w:divBdr>
    </w:div>
    <w:div w:id="1082873475">
      <w:bodyDiv w:val="1"/>
      <w:marLeft w:val="0"/>
      <w:marRight w:val="0"/>
      <w:marTop w:val="0"/>
      <w:marBottom w:val="0"/>
      <w:divBdr>
        <w:top w:val="none" w:sz="0" w:space="0" w:color="auto"/>
        <w:left w:val="none" w:sz="0" w:space="0" w:color="auto"/>
        <w:bottom w:val="none" w:sz="0" w:space="0" w:color="auto"/>
        <w:right w:val="none" w:sz="0" w:space="0" w:color="auto"/>
      </w:divBdr>
      <w:divsChild>
        <w:div w:id="1253507630">
          <w:marLeft w:val="0"/>
          <w:marRight w:val="0"/>
          <w:marTop w:val="0"/>
          <w:marBottom w:val="300"/>
          <w:divBdr>
            <w:top w:val="none" w:sz="0" w:space="0" w:color="auto"/>
            <w:left w:val="none" w:sz="0" w:space="0" w:color="auto"/>
            <w:bottom w:val="none" w:sz="0" w:space="0" w:color="auto"/>
            <w:right w:val="none" w:sz="0" w:space="0" w:color="auto"/>
          </w:divBdr>
        </w:div>
        <w:div w:id="702049382">
          <w:blockQuote w:val="1"/>
          <w:marLeft w:val="0"/>
          <w:marRight w:val="0"/>
          <w:marTop w:val="240"/>
          <w:marBottom w:val="240"/>
          <w:divBdr>
            <w:top w:val="none" w:sz="0" w:space="0" w:color="auto"/>
            <w:left w:val="none" w:sz="0" w:space="0" w:color="auto"/>
            <w:bottom w:val="none" w:sz="0" w:space="0" w:color="auto"/>
            <w:right w:val="none" w:sz="0" w:space="0" w:color="auto"/>
          </w:divBdr>
        </w:div>
        <w:div w:id="752514351">
          <w:marLeft w:val="0"/>
          <w:marRight w:val="0"/>
          <w:marTop w:val="0"/>
          <w:marBottom w:val="0"/>
          <w:divBdr>
            <w:top w:val="none" w:sz="0" w:space="0" w:color="auto"/>
            <w:left w:val="none" w:sz="0" w:space="0" w:color="auto"/>
            <w:bottom w:val="none" w:sz="0" w:space="0" w:color="auto"/>
            <w:right w:val="none" w:sz="0" w:space="0" w:color="auto"/>
          </w:divBdr>
        </w:div>
        <w:div w:id="1154102040">
          <w:marLeft w:val="0"/>
          <w:marRight w:val="0"/>
          <w:marTop w:val="0"/>
          <w:marBottom w:val="0"/>
          <w:divBdr>
            <w:top w:val="none" w:sz="0" w:space="0" w:color="auto"/>
            <w:left w:val="none" w:sz="0" w:space="0" w:color="auto"/>
            <w:bottom w:val="none" w:sz="0" w:space="0" w:color="auto"/>
            <w:right w:val="none" w:sz="0" w:space="0" w:color="auto"/>
          </w:divBdr>
        </w:div>
      </w:divsChild>
    </w:div>
    <w:div w:id="1108499479">
      <w:bodyDiv w:val="1"/>
      <w:marLeft w:val="0"/>
      <w:marRight w:val="0"/>
      <w:marTop w:val="0"/>
      <w:marBottom w:val="0"/>
      <w:divBdr>
        <w:top w:val="none" w:sz="0" w:space="0" w:color="auto"/>
        <w:left w:val="none" w:sz="0" w:space="0" w:color="auto"/>
        <w:bottom w:val="none" w:sz="0" w:space="0" w:color="auto"/>
        <w:right w:val="none" w:sz="0" w:space="0" w:color="auto"/>
      </w:divBdr>
      <w:divsChild>
        <w:div w:id="2046324542">
          <w:marLeft w:val="0"/>
          <w:marRight w:val="0"/>
          <w:marTop w:val="0"/>
          <w:marBottom w:val="0"/>
          <w:divBdr>
            <w:top w:val="none" w:sz="0" w:space="0" w:color="auto"/>
            <w:left w:val="none" w:sz="0" w:space="0" w:color="auto"/>
            <w:bottom w:val="none" w:sz="0" w:space="0" w:color="auto"/>
            <w:right w:val="none" w:sz="0" w:space="0" w:color="auto"/>
          </w:divBdr>
        </w:div>
      </w:divsChild>
    </w:div>
    <w:div w:id="1137837276">
      <w:bodyDiv w:val="1"/>
      <w:marLeft w:val="0"/>
      <w:marRight w:val="0"/>
      <w:marTop w:val="0"/>
      <w:marBottom w:val="0"/>
      <w:divBdr>
        <w:top w:val="none" w:sz="0" w:space="0" w:color="auto"/>
        <w:left w:val="none" w:sz="0" w:space="0" w:color="auto"/>
        <w:bottom w:val="none" w:sz="0" w:space="0" w:color="auto"/>
        <w:right w:val="none" w:sz="0" w:space="0" w:color="auto"/>
      </w:divBdr>
      <w:divsChild>
        <w:div w:id="1886409925">
          <w:marLeft w:val="0"/>
          <w:marRight w:val="0"/>
          <w:marTop w:val="0"/>
          <w:marBottom w:val="0"/>
          <w:divBdr>
            <w:top w:val="none" w:sz="0" w:space="0" w:color="auto"/>
            <w:left w:val="none" w:sz="0" w:space="0" w:color="auto"/>
            <w:bottom w:val="none" w:sz="0" w:space="0" w:color="auto"/>
            <w:right w:val="none" w:sz="0" w:space="0" w:color="auto"/>
          </w:divBdr>
        </w:div>
        <w:div w:id="920412858">
          <w:marLeft w:val="0"/>
          <w:marRight w:val="0"/>
          <w:marTop w:val="0"/>
          <w:marBottom w:val="0"/>
          <w:divBdr>
            <w:top w:val="none" w:sz="0" w:space="0" w:color="auto"/>
            <w:left w:val="none" w:sz="0" w:space="0" w:color="auto"/>
            <w:bottom w:val="none" w:sz="0" w:space="0" w:color="auto"/>
            <w:right w:val="none" w:sz="0" w:space="0" w:color="auto"/>
          </w:divBdr>
        </w:div>
        <w:div w:id="1979140253">
          <w:marLeft w:val="0"/>
          <w:marRight w:val="0"/>
          <w:marTop w:val="0"/>
          <w:marBottom w:val="0"/>
          <w:divBdr>
            <w:top w:val="none" w:sz="0" w:space="0" w:color="auto"/>
            <w:left w:val="none" w:sz="0" w:space="0" w:color="auto"/>
            <w:bottom w:val="none" w:sz="0" w:space="0" w:color="auto"/>
            <w:right w:val="none" w:sz="0" w:space="0" w:color="auto"/>
          </w:divBdr>
        </w:div>
      </w:divsChild>
    </w:div>
    <w:div w:id="1170559340">
      <w:bodyDiv w:val="1"/>
      <w:marLeft w:val="0"/>
      <w:marRight w:val="0"/>
      <w:marTop w:val="0"/>
      <w:marBottom w:val="0"/>
      <w:divBdr>
        <w:top w:val="none" w:sz="0" w:space="0" w:color="auto"/>
        <w:left w:val="none" w:sz="0" w:space="0" w:color="auto"/>
        <w:bottom w:val="none" w:sz="0" w:space="0" w:color="auto"/>
        <w:right w:val="none" w:sz="0" w:space="0" w:color="auto"/>
      </w:divBdr>
    </w:div>
    <w:div w:id="1172455182">
      <w:bodyDiv w:val="1"/>
      <w:marLeft w:val="0"/>
      <w:marRight w:val="0"/>
      <w:marTop w:val="0"/>
      <w:marBottom w:val="0"/>
      <w:divBdr>
        <w:top w:val="none" w:sz="0" w:space="0" w:color="auto"/>
        <w:left w:val="none" w:sz="0" w:space="0" w:color="auto"/>
        <w:bottom w:val="none" w:sz="0" w:space="0" w:color="auto"/>
        <w:right w:val="none" w:sz="0" w:space="0" w:color="auto"/>
      </w:divBdr>
    </w:div>
    <w:div w:id="1214584244">
      <w:bodyDiv w:val="1"/>
      <w:marLeft w:val="0"/>
      <w:marRight w:val="0"/>
      <w:marTop w:val="0"/>
      <w:marBottom w:val="0"/>
      <w:divBdr>
        <w:top w:val="none" w:sz="0" w:space="0" w:color="auto"/>
        <w:left w:val="none" w:sz="0" w:space="0" w:color="auto"/>
        <w:bottom w:val="none" w:sz="0" w:space="0" w:color="auto"/>
        <w:right w:val="none" w:sz="0" w:space="0" w:color="auto"/>
      </w:divBdr>
      <w:divsChild>
        <w:div w:id="1943681168">
          <w:marLeft w:val="0"/>
          <w:marRight w:val="0"/>
          <w:marTop w:val="0"/>
          <w:marBottom w:val="0"/>
          <w:divBdr>
            <w:top w:val="none" w:sz="0" w:space="0" w:color="auto"/>
            <w:left w:val="none" w:sz="0" w:space="0" w:color="auto"/>
            <w:bottom w:val="none" w:sz="0" w:space="0" w:color="auto"/>
            <w:right w:val="none" w:sz="0" w:space="0" w:color="auto"/>
          </w:divBdr>
        </w:div>
        <w:div w:id="288243541">
          <w:marLeft w:val="0"/>
          <w:marRight w:val="0"/>
          <w:marTop w:val="0"/>
          <w:marBottom w:val="0"/>
          <w:divBdr>
            <w:top w:val="none" w:sz="0" w:space="0" w:color="auto"/>
            <w:left w:val="none" w:sz="0" w:space="0" w:color="auto"/>
            <w:bottom w:val="none" w:sz="0" w:space="0" w:color="auto"/>
            <w:right w:val="none" w:sz="0" w:space="0" w:color="auto"/>
          </w:divBdr>
        </w:div>
      </w:divsChild>
    </w:div>
    <w:div w:id="1229878287">
      <w:bodyDiv w:val="1"/>
      <w:marLeft w:val="0"/>
      <w:marRight w:val="0"/>
      <w:marTop w:val="0"/>
      <w:marBottom w:val="0"/>
      <w:divBdr>
        <w:top w:val="none" w:sz="0" w:space="0" w:color="auto"/>
        <w:left w:val="none" w:sz="0" w:space="0" w:color="auto"/>
        <w:bottom w:val="none" w:sz="0" w:space="0" w:color="auto"/>
        <w:right w:val="none" w:sz="0" w:space="0" w:color="auto"/>
      </w:divBdr>
      <w:divsChild>
        <w:div w:id="1792088203">
          <w:marLeft w:val="0"/>
          <w:marRight w:val="0"/>
          <w:marTop w:val="0"/>
          <w:marBottom w:val="0"/>
          <w:divBdr>
            <w:top w:val="none" w:sz="0" w:space="0" w:color="auto"/>
            <w:left w:val="none" w:sz="0" w:space="0" w:color="auto"/>
            <w:bottom w:val="none" w:sz="0" w:space="0" w:color="auto"/>
            <w:right w:val="none" w:sz="0" w:space="0" w:color="auto"/>
          </w:divBdr>
        </w:div>
        <w:div w:id="272634969">
          <w:marLeft w:val="0"/>
          <w:marRight w:val="0"/>
          <w:marTop w:val="0"/>
          <w:marBottom w:val="0"/>
          <w:divBdr>
            <w:top w:val="none" w:sz="0" w:space="0" w:color="auto"/>
            <w:left w:val="none" w:sz="0" w:space="0" w:color="auto"/>
            <w:bottom w:val="none" w:sz="0" w:space="0" w:color="auto"/>
            <w:right w:val="none" w:sz="0" w:space="0" w:color="auto"/>
          </w:divBdr>
        </w:div>
        <w:div w:id="1336109572">
          <w:marLeft w:val="0"/>
          <w:marRight w:val="0"/>
          <w:marTop w:val="0"/>
          <w:marBottom w:val="0"/>
          <w:divBdr>
            <w:top w:val="none" w:sz="0" w:space="0" w:color="auto"/>
            <w:left w:val="none" w:sz="0" w:space="0" w:color="auto"/>
            <w:bottom w:val="none" w:sz="0" w:space="0" w:color="auto"/>
            <w:right w:val="none" w:sz="0" w:space="0" w:color="auto"/>
          </w:divBdr>
        </w:div>
      </w:divsChild>
    </w:div>
    <w:div w:id="1234319771">
      <w:bodyDiv w:val="1"/>
      <w:marLeft w:val="0"/>
      <w:marRight w:val="0"/>
      <w:marTop w:val="0"/>
      <w:marBottom w:val="0"/>
      <w:divBdr>
        <w:top w:val="none" w:sz="0" w:space="0" w:color="auto"/>
        <w:left w:val="none" w:sz="0" w:space="0" w:color="auto"/>
        <w:bottom w:val="none" w:sz="0" w:space="0" w:color="auto"/>
        <w:right w:val="none" w:sz="0" w:space="0" w:color="auto"/>
      </w:divBdr>
      <w:divsChild>
        <w:div w:id="456804425">
          <w:blockQuote w:val="1"/>
          <w:marLeft w:val="0"/>
          <w:marRight w:val="0"/>
          <w:marTop w:val="240"/>
          <w:marBottom w:val="240"/>
          <w:divBdr>
            <w:top w:val="none" w:sz="0" w:space="0" w:color="auto"/>
            <w:left w:val="none" w:sz="0" w:space="0" w:color="auto"/>
            <w:bottom w:val="none" w:sz="0" w:space="0" w:color="auto"/>
            <w:right w:val="none" w:sz="0" w:space="0" w:color="auto"/>
          </w:divBdr>
        </w:div>
        <w:div w:id="1194728258">
          <w:marLeft w:val="0"/>
          <w:marRight w:val="0"/>
          <w:marTop w:val="0"/>
          <w:marBottom w:val="0"/>
          <w:divBdr>
            <w:top w:val="none" w:sz="0" w:space="0" w:color="auto"/>
            <w:left w:val="none" w:sz="0" w:space="0" w:color="auto"/>
            <w:bottom w:val="none" w:sz="0" w:space="0" w:color="auto"/>
            <w:right w:val="none" w:sz="0" w:space="0" w:color="auto"/>
          </w:divBdr>
        </w:div>
      </w:divsChild>
    </w:div>
    <w:div w:id="1245383725">
      <w:bodyDiv w:val="1"/>
      <w:marLeft w:val="0"/>
      <w:marRight w:val="0"/>
      <w:marTop w:val="0"/>
      <w:marBottom w:val="0"/>
      <w:divBdr>
        <w:top w:val="none" w:sz="0" w:space="0" w:color="auto"/>
        <w:left w:val="none" w:sz="0" w:space="0" w:color="auto"/>
        <w:bottom w:val="none" w:sz="0" w:space="0" w:color="auto"/>
        <w:right w:val="none" w:sz="0" w:space="0" w:color="auto"/>
      </w:divBdr>
      <w:divsChild>
        <w:div w:id="237442528">
          <w:marLeft w:val="0"/>
          <w:marRight w:val="0"/>
          <w:marTop w:val="0"/>
          <w:marBottom w:val="0"/>
          <w:divBdr>
            <w:top w:val="none" w:sz="0" w:space="0" w:color="auto"/>
            <w:left w:val="none" w:sz="0" w:space="0" w:color="auto"/>
            <w:bottom w:val="none" w:sz="0" w:space="0" w:color="auto"/>
            <w:right w:val="none" w:sz="0" w:space="0" w:color="auto"/>
          </w:divBdr>
          <w:divsChild>
            <w:div w:id="856190627">
              <w:marLeft w:val="0"/>
              <w:marRight w:val="0"/>
              <w:marTop w:val="0"/>
              <w:marBottom w:val="0"/>
              <w:divBdr>
                <w:top w:val="none" w:sz="0" w:space="0" w:color="auto"/>
                <w:left w:val="none" w:sz="0" w:space="0" w:color="auto"/>
                <w:bottom w:val="none" w:sz="0" w:space="0" w:color="auto"/>
                <w:right w:val="none" w:sz="0" w:space="0" w:color="auto"/>
              </w:divBdr>
              <w:divsChild>
                <w:div w:id="1167939101">
                  <w:blockQuote w:val="1"/>
                  <w:marLeft w:val="0"/>
                  <w:marRight w:val="0"/>
                  <w:marTop w:val="240"/>
                  <w:marBottom w:val="240"/>
                  <w:divBdr>
                    <w:top w:val="none" w:sz="0" w:space="0" w:color="auto"/>
                    <w:left w:val="none" w:sz="0" w:space="0" w:color="auto"/>
                    <w:bottom w:val="none" w:sz="0" w:space="0" w:color="auto"/>
                    <w:right w:val="none" w:sz="0" w:space="0" w:color="auto"/>
                  </w:divBdr>
                </w:div>
                <w:div w:id="69292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52354">
      <w:bodyDiv w:val="1"/>
      <w:marLeft w:val="0"/>
      <w:marRight w:val="0"/>
      <w:marTop w:val="0"/>
      <w:marBottom w:val="0"/>
      <w:divBdr>
        <w:top w:val="none" w:sz="0" w:space="0" w:color="auto"/>
        <w:left w:val="none" w:sz="0" w:space="0" w:color="auto"/>
        <w:bottom w:val="none" w:sz="0" w:space="0" w:color="auto"/>
        <w:right w:val="none" w:sz="0" w:space="0" w:color="auto"/>
      </w:divBdr>
    </w:div>
    <w:div w:id="1253319455">
      <w:bodyDiv w:val="1"/>
      <w:marLeft w:val="0"/>
      <w:marRight w:val="0"/>
      <w:marTop w:val="0"/>
      <w:marBottom w:val="0"/>
      <w:divBdr>
        <w:top w:val="none" w:sz="0" w:space="0" w:color="auto"/>
        <w:left w:val="none" w:sz="0" w:space="0" w:color="auto"/>
        <w:bottom w:val="none" w:sz="0" w:space="0" w:color="auto"/>
        <w:right w:val="none" w:sz="0" w:space="0" w:color="auto"/>
      </w:divBdr>
    </w:div>
    <w:div w:id="1286497564">
      <w:bodyDiv w:val="1"/>
      <w:marLeft w:val="0"/>
      <w:marRight w:val="0"/>
      <w:marTop w:val="0"/>
      <w:marBottom w:val="0"/>
      <w:divBdr>
        <w:top w:val="none" w:sz="0" w:space="0" w:color="auto"/>
        <w:left w:val="none" w:sz="0" w:space="0" w:color="auto"/>
        <w:bottom w:val="none" w:sz="0" w:space="0" w:color="auto"/>
        <w:right w:val="none" w:sz="0" w:space="0" w:color="auto"/>
      </w:divBdr>
      <w:divsChild>
        <w:div w:id="1498568958">
          <w:marLeft w:val="0"/>
          <w:marRight w:val="0"/>
          <w:marTop w:val="0"/>
          <w:marBottom w:val="0"/>
          <w:divBdr>
            <w:top w:val="none" w:sz="0" w:space="0" w:color="auto"/>
            <w:left w:val="none" w:sz="0" w:space="0" w:color="auto"/>
            <w:bottom w:val="none" w:sz="0" w:space="0" w:color="auto"/>
            <w:right w:val="none" w:sz="0" w:space="0" w:color="auto"/>
          </w:divBdr>
          <w:divsChild>
            <w:div w:id="69274840">
              <w:marLeft w:val="0"/>
              <w:marRight w:val="0"/>
              <w:marTop w:val="0"/>
              <w:marBottom w:val="0"/>
              <w:divBdr>
                <w:top w:val="none" w:sz="0" w:space="0" w:color="auto"/>
                <w:left w:val="none" w:sz="0" w:space="0" w:color="auto"/>
                <w:bottom w:val="none" w:sz="0" w:space="0" w:color="auto"/>
                <w:right w:val="none" w:sz="0" w:space="0" w:color="auto"/>
              </w:divBdr>
              <w:divsChild>
                <w:div w:id="1101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1658">
          <w:marLeft w:val="0"/>
          <w:marRight w:val="0"/>
          <w:marTop w:val="0"/>
          <w:marBottom w:val="0"/>
          <w:divBdr>
            <w:top w:val="none" w:sz="0" w:space="0" w:color="auto"/>
            <w:left w:val="none" w:sz="0" w:space="0" w:color="auto"/>
            <w:bottom w:val="none" w:sz="0" w:space="0" w:color="auto"/>
            <w:right w:val="none" w:sz="0" w:space="0" w:color="auto"/>
          </w:divBdr>
          <w:divsChild>
            <w:div w:id="1418286323">
              <w:marLeft w:val="0"/>
              <w:marRight w:val="0"/>
              <w:marTop w:val="0"/>
              <w:marBottom w:val="0"/>
              <w:divBdr>
                <w:top w:val="none" w:sz="0" w:space="0" w:color="auto"/>
                <w:left w:val="none" w:sz="0" w:space="0" w:color="auto"/>
                <w:bottom w:val="none" w:sz="0" w:space="0" w:color="auto"/>
                <w:right w:val="none" w:sz="0" w:space="0" w:color="auto"/>
              </w:divBdr>
              <w:divsChild>
                <w:div w:id="2820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48840">
      <w:bodyDiv w:val="1"/>
      <w:marLeft w:val="0"/>
      <w:marRight w:val="0"/>
      <w:marTop w:val="0"/>
      <w:marBottom w:val="0"/>
      <w:divBdr>
        <w:top w:val="none" w:sz="0" w:space="0" w:color="auto"/>
        <w:left w:val="none" w:sz="0" w:space="0" w:color="auto"/>
        <w:bottom w:val="none" w:sz="0" w:space="0" w:color="auto"/>
        <w:right w:val="none" w:sz="0" w:space="0" w:color="auto"/>
      </w:divBdr>
      <w:divsChild>
        <w:div w:id="629287400">
          <w:marLeft w:val="0"/>
          <w:marRight w:val="0"/>
          <w:marTop w:val="0"/>
          <w:marBottom w:val="300"/>
          <w:divBdr>
            <w:top w:val="none" w:sz="0" w:space="0" w:color="auto"/>
            <w:left w:val="none" w:sz="0" w:space="0" w:color="auto"/>
            <w:bottom w:val="none" w:sz="0" w:space="0" w:color="auto"/>
            <w:right w:val="none" w:sz="0" w:space="0" w:color="auto"/>
          </w:divBdr>
        </w:div>
        <w:div w:id="1914506993">
          <w:marLeft w:val="0"/>
          <w:marRight w:val="0"/>
          <w:marTop w:val="0"/>
          <w:marBottom w:val="0"/>
          <w:divBdr>
            <w:top w:val="none" w:sz="0" w:space="0" w:color="auto"/>
            <w:left w:val="none" w:sz="0" w:space="0" w:color="auto"/>
            <w:bottom w:val="none" w:sz="0" w:space="0" w:color="auto"/>
            <w:right w:val="none" w:sz="0" w:space="0" w:color="auto"/>
          </w:divBdr>
        </w:div>
      </w:divsChild>
    </w:div>
    <w:div w:id="1310793047">
      <w:bodyDiv w:val="1"/>
      <w:marLeft w:val="0"/>
      <w:marRight w:val="0"/>
      <w:marTop w:val="0"/>
      <w:marBottom w:val="0"/>
      <w:divBdr>
        <w:top w:val="none" w:sz="0" w:space="0" w:color="auto"/>
        <w:left w:val="none" w:sz="0" w:space="0" w:color="auto"/>
        <w:bottom w:val="none" w:sz="0" w:space="0" w:color="auto"/>
        <w:right w:val="none" w:sz="0" w:space="0" w:color="auto"/>
      </w:divBdr>
      <w:divsChild>
        <w:div w:id="1814329922">
          <w:blockQuote w:val="1"/>
          <w:marLeft w:val="0"/>
          <w:marRight w:val="0"/>
          <w:marTop w:val="240"/>
          <w:marBottom w:val="240"/>
          <w:divBdr>
            <w:top w:val="none" w:sz="0" w:space="0" w:color="auto"/>
            <w:left w:val="none" w:sz="0" w:space="0" w:color="auto"/>
            <w:bottom w:val="none" w:sz="0" w:space="0" w:color="auto"/>
            <w:right w:val="none" w:sz="0" w:space="0" w:color="auto"/>
          </w:divBdr>
        </w:div>
        <w:div w:id="1635141353">
          <w:marLeft w:val="0"/>
          <w:marRight w:val="0"/>
          <w:marTop w:val="0"/>
          <w:marBottom w:val="0"/>
          <w:divBdr>
            <w:top w:val="none" w:sz="0" w:space="0" w:color="auto"/>
            <w:left w:val="none" w:sz="0" w:space="0" w:color="auto"/>
            <w:bottom w:val="none" w:sz="0" w:space="0" w:color="auto"/>
            <w:right w:val="none" w:sz="0" w:space="0" w:color="auto"/>
          </w:divBdr>
        </w:div>
      </w:divsChild>
    </w:div>
    <w:div w:id="1348025950">
      <w:bodyDiv w:val="1"/>
      <w:marLeft w:val="0"/>
      <w:marRight w:val="0"/>
      <w:marTop w:val="0"/>
      <w:marBottom w:val="0"/>
      <w:divBdr>
        <w:top w:val="none" w:sz="0" w:space="0" w:color="auto"/>
        <w:left w:val="none" w:sz="0" w:space="0" w:color="auto"/>
        <w:bottom w:val="none" w:sz="0" w:space="0" w:color="auto"/>
        <w:right w:val="none" w:sz="0" w:space="0" w:color="auto"/>
      </w:divBdr>
      <w:divsChild>
        <w:div w:id="976298180">
          <w:marLeft w:val="0"/>
          <w:marRight w:val="0"/>
          <w:marTop w:val="0"/>
          <w:marBottom w:val="0"/>
          <w:divBdr>
            <w:top w:val="none" w:sz="0" w:space="0" w:color="auto"/>
            <w:left w:val="none" w:sz="0" w:space="0" w:color="auto"/>
            <w:bottom w:val="none" w:sz="0" w:space="0" w:color="auto"/>
            <w:right w:val="none" w:sz="0" w:space="0" w:color="auto"/>
          </w:divBdr>
        </w:div>
      </w:divsChild>
    </w:div>
    <w:div w:id="1388800452">
      <w:bodyDiv w:val="1"/>
      <w:marLeft w:val="0"/>
      <w:marRight w:val="0"/>
      <w:marTop w:val="0"/>
      <w:marBottom w:val="0"/>
      <w:divBdr>
        <w:top w:val="none" w:sz="0" w:space="0" w:color="auto"/>
        <w:left w:val="none" w:sz="0" w:space="0" w:color="auto"/>
        <w:bottom w:val="none" w:sz="0" w:space="0" w:color="auto"/>
        <w:right w:val="none" w:sz="0" w:space="0" w:color="auto"/>
      </w:divBdr>
    </w:div>
    <w:div w:id="1390302927">
      <w:bodyDiv w:val="1"/>
      <w:marLeft w:val="0"/>
      <w:marRight w:val="0"/>
      <w:marTop w:val="0"/>
      <w:marBottom w:val="0"/>
      <w:divBdr>
        <w:top w:val="none" w:sz="0" w:space="0" w:color="auto"/>
        <w:left w:val="none" w:sz="0" w:space="0" w:color="auto"/>
        <w:bottom w:val="none" w:sz="0" w:space="0" w:color="auto"/>
        <w:right w:val="none" w:sz="0" w:space="0" w:color="auto"/>
      </w:divBdr>
      <w:divsChild>
        <w:div w:id="1358308089">
          <w:blockQuote w:val="1"/>
          <w:marLeft w:val="0"/>
          <w:marRight w:val="0"/>
          <w:marTop w:val="240"/>
          <w:marBottom w:val="240"/>
          <w:divBdr>
            <w:top w:val="none" w:sz="0" w:space="0" w:color="auto"/>
            <w:left w:val="none" w:sz="0" w:space="0" w:color="auto"/>
            <w:bottom w:val="none" w:sz="0" w:space="0" w:color="auto"/>
            <w:right w:val="none" w:sz="0" w:space="0" w:color="auto"/>
          </w:divBdr>
        </w:div>
        <w:div w:id="1809318707">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395738438">
      <w:bodyDiv w:val="1"/>
      <w:marLeft w:val="0"/>
      <w:marRight w:val="0"/>
      <w:marTop w:val="0"/>
      <w:marBottom w:val="0"/>
      <w:divBdr>
        <w:top w:val="none" w:sz="0" w:space="0" w:color="auto"/>
        <w:left w:val="none" w:sz="0" w:space="0" w:color="auto"/>
        <w:bottom w:val="none" w:sz="0" w:space="0" w:color="auto"/>
        <w:right w:val="none" w:sz="0" w:space="0" w:color="auto"/>
      </w:divBdr>
      <w:divsChild>
        <w:div w:id="400566932">
          <w:blockQuote w:val="1"/>
          <w:marLeft w:val="0"/>
          <w:marRight w:val="0"/>
          <w:marTop w:val="240"/>
          <w:marBottom w:val="240"/>
          <w:divBdr>
            <w:top w:val="none" w:sz="0" w:space="0" w:color="auto"/>
            <w:left w:val="none" w:sz="0" w:space="0" w:color="auto"/>
            <w:bottom w:val="none" w:sz="0" w:space="0" w:color="auto"/>
            <w:right w:val="none" w:sz="0" w:space="0" w:color="auto"/>
          </w:divBdr>
        </w:div>
        <w:div w:id="154455603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406337458">
      <w:bodyDiv w:val="1"/>
      <w:marLeft w:val="0"/>
      <w:marRight w:val="0"/>
      <w:marTop w:val="0"/>
      <w:marBottom w:val="0"/>
      <w:divBdr>
        <w:top w:val="none" w:sz="0" w:space="0" w:color="auto"/>
        <w:left w:val="none" w:sz="0" w:space="0" w:color="auto"/>
        <w:bottom w:val="none" w:sz="0" w:space="0" w:color="auto"/>
        <w:right w:val="none" w:sz="0" w:space="0" w:color="auto"/>
      </w:divBdr>
    </w:div>
    <w:div w:id="1419132836">
      <w:bodyDiv w:val="1"/>
      <w:marLeft w:val="0"/>
      <w:marRight w:val="0"/>
      <w:marTop w:val="0"/>
      <w:marBottom w:val="0"/>
      <w:divBdr>
        <w:top w:val="none" w:sz="0" w:space="0" w:color="auto"/>
        <w:left w:val="none" w:sz="0" w:space="0" w:color="auto"/>
        <w:bottom w:val="none" w:sz="0" w:space="0" w:color="auto"/>
        <w:right w:val="none" w:sz="0" w:space="0" w:color="auto"/>
      </w:divBdr>
      <w:divsChild>
        <w:div w:id="1049109421">
          <w:marLeft w:val="0"/>
          <w:marRight w:val="0"/>
          <w:marTop w:val="0"/>
          <w:marBottom w:val="0"/>
          <w:divBdr>
            <w:top w:val="none" w:sz="0" w:space="0" w:color="auto"/>
            <w:left w:val="none" w:sz="0" w:space="0" w:color="auto"/>
            <w:bottom w:val="none" w:sz="0" w:space="0" w:color="auto"/>
            <w:right w:val="none" w:sz="0" w:space="0" w:color="auto"/>
          </w:divBdr>
        </w:div>
      </w:divsChild>
    </w:div>
    <w:div w:id="1494373096">
      <w:bodyDiv w:val="1"/>
      <w:marLeft w:val="0"/>
      <w:marRight w:val="0"/>
      <w:marTop w:val="0"/>
      <w:marBottom w:val="0"/>
      <w:divBdr>
        <w:top w:val="none" w:sz="0" w:space="0" w:color="auto"/>
        <w:left w:val="none" w:sz="0" w:space="0" w:color="auto"/>
        <w:bottom w:val="none" w:sz="0" w:space="0" w:color="auto"/>
        <w:right w:val="none" w:sz="0" w:space="0" w:color="auto"/>
      </w:divBdr>
      <w:divsChild>
        <w:div w:id="760444522">
          <w:marLeft w:val="0"/>
          <w:marRight w:val="0"/>
          <w:marTop w:val="0"/>
          <w:marBottom w:val="0"/>
          <w:divBdr>
            <w:top w:val="none" w:sz="0" w:space="0" w:color="auto"/>
            <w:left w:val="none" w:sz="0" w:space="0" w:color="auto"/>
            <w:bottom w:val="none" w:sz="0" w:space="0" w:color="auto"/>
            <w:right w:val="none" w:sz="0" w:space="0" w:color="auto"/>
          </w:divBdr>
        </w:div>
      </w:divsChild>
    </w:div>
    <w:div w:id="1500315820">
      <w:bodyDiv w:val="1"/>
      <w:marLeft w:val="0"/>
      <w:marRight w:val="0"/>
      <w:marTop w:val="0"/>
      <w:marBottom w:val="0"/>
      <w:divBdr>
        <w:top w:val="none" w:sz="0" w:space="0" w:color="auto"/>
        <w:left w:val="none" w:sz="0" w:space="0" w:color="auto"/>
        <w:bottom w:val="none" w:sz="0" w:space="0" w:color="auto"/>
        <w:right w:val="none" w:sz="0" w:space="0" w:color="auto"/>
      </w:divBdr>
      <w:divsChild>
        <w:div w:id="1750300410">
          <w:marLeft w:val="0"/>
          <w:marRight w:val="0"/>
          <w:marTop w:val="0"/>
          <w:marBottom w:val="0"/>
          <w:divBdr>
            <w:top w:val="none" w:sz="0" w:space="0" w:color="auto"/>
            <w:left w:val="none" w:sz="0" w:space="0" w:color="auto"/>
            <w:bottom w:val="none" w:sz="0" w:space="0" w:color="auto"/>
            <w:right w:val="none" w:sz="0" w:space="0" w:color="auto"/>
          </w:divBdr>
        </w:div>
        <w:div w:id="2064526778">
          <w:marLeft w:val="0"/>
          <w:marRight w:val="0"/>
          <w:marTop w:val="0"/>
          <w:marBottom w:val="300"/>
          <w:divBdr>
            <w:top w:val="none" w:sz="0" w:space="0" w:color="auto"/>
            <w:left w:val="none" w:sz="0" w:space="0" w:color="auto"/>
            <w:bottom w:val="none" w:sz="0" w:space="0" w:color="auto"/>
            <w:right w:val="none" w:sz="0" w:space="0" w:color="auto"/>
          </w:divBdr>
        </w:div>
        <w:div w:id="1311518346">
          <w:marLeft w:val="0"/>
          <w:marRight w:val="0"/>
          <w:marTop w:val="0"/>
          <w:marBottom w:val="0"/>
          <w:divBdr>
            <w:top w:val="none" w:sz="0" w:space="0" w:color="auto"/>
            <w:left w:val="none" w:sz="0" w:space="0" w:color="auto"/>
            <w:bottom w:val="none" w:sz="0" w:space="0" w:color="auto"/>
            <w:right w:val="none" w:sz="0" w:space="0" w:color="auto"/>
          </w:divBdr>
        </w:div>
        <w:div w:id="107966563">
          <w:marLeft w:val="0"/>
          <w:marRight w:val="0"/>
          <w:marTop w:val="0"/>
          <w:marBottom w:val="0"/>
          <w:divBdr>
            <w:top w:val="none" w:sz="0" w:space="0" w:color="auto"/>
            <w:left w:val="none" w:sz="0" w:space="0" w:color="auto"/>
            <w:bottom w:val="none" w:sz="0" w:space="0" w:color="auto"/>
            <w:right w:val="none" w:sz="0" w:space="0" w:color="auto"/>
          </w:divBdr>
        </w:div>
        <w:div w:id="676228746">
          <w:marLeft w:val="0"/>
          <w:marRight w:val="0"/>
          <w:marTop w:val="0"/>
          <w:marBottom w:val="0"/>
          <w:divBdr>
            <w:top w:val="none" w:sz="0" w:space="0" w:color="auto"/>
            <w:left w:val="none" w:sz="0" w:space="0" w:color="auto"/>
            <w:bottom w:val="none" w:sz="0" w:space="0" w:color="auto"/>
            <w:right w:val="none" w:sz="0" w:space="0" w:color="auto"/>
          </w:divBdr>
        </w:div>
      </w:divsChild>
    </w:div>
    <w:div w:id="1512791492">
      <w:bodyDiv w:val="1"/>
      <w:marLeft w:val="0"/>
      <w:marRight w:val="0"/>
      <w:marTop w:val="0"/>
      <w:marBottom w:val="0"/>
      <w:divBdr>
        <w:top w:val="none" w:sz="0" w:space="0" w:color="auto"/>
        <w:left w:val="none" w:sz="0" w:space="0" w:color="auto"/>
        <w:bottom w:val="none" w:sz="0" w:space="0" w:color="auto"/>
        <w:right w:val="none" w:sz="0" w:space="0" w:color="auto"/>
      </w:divBdr>
      <w:divsChild>
        <w:div w:id="379205227">
          <w:marLeft w:val="0"/>
          <w:marRight w:val="0"/>
          <w:marTop w:val="0"/>
          <w:marBottom w:val="0"/>
          <w:divBdr>
            <w:top w:val="none" w:sz="0" w:space="0" w:color="auto"/>
            <w:left w:val="none" w:sz="0" w:space="0" w:color="auto"/>
            <w:bottom w:val="none" w:sz="0" w:space="0" w:color="auto"/>
            <w:right w:val="none" w:sz="0" w:space="0" w:color="auto"/>
          </w:divBdr>
        </w:div>
      </w:divsChild>
    </w:div>
    <w:div w:id="1590772766">
      <w:bodyDiv w:val="1"/>
      <w:marLeft w:val="0"/>
      <w:marRight w:val="0"/>
      <w:marTop w:val="0"/>
      <w:marBottom w:val="0"/>
      <w:divBdr>
        <w:top w:val="none" w:sz="0" w:space="0" w:color="auto"/>
        <w:left w:val="none" w:sz="0" w:space="0" w:color="auto"/>
        <w:bottom w:val="none" w:sz="0" w:space="0" w:color="auto"/>
        <w:right w:val="none" w:sz="0" w:space="0" w:color="auto"/>
      </w:divBdr>
      <w:divsChild>
        <w:div w:id="1416324475">
          <w:blockQuote w:val="1"/>
          <w:marLeft w:val="0"/>
          <w:marRight w:val="0"/>
          <w:marTop w:val="240"/>
          <w:marBottom w:val="240"/>
          <w:divBdr>
            <w:top w:val="none" w:sz="0" w:space="0" w:color="auto"/>
            <w:left w:val="none" w:sz="0" w:space="0" w:color="auto"/>
            <w:bottom w:val="none" w:sz="0" w:space="0" w:color="auto"/>
            <w:right w:val="none" w:sz="0" w:space="0" w:color="auto"/>
          </w:divBdr>
        </w:div>
        <w:div w:id="1121849306">
          <w:marLeft w:val="0"/>
          <w:marRight w:val="0"/>
          <w:marTop w:val="0"/>
          <w:marBottom w:val="0"/>
          <w:divBdr>
            <w:top w:val="none" w:sz="0" w:space="0" w:color="auto"/>
            <w:left w:val="none" w:sz="0" w:space="0" w:color="auto"/>
            <w:bottom w:val="none" w:sz="0" w:space="0" w:color="auto"/>
            <w:right w:val="none" w:sz="0" w:space="0" w:color="auto"/>
          </w:divBdr>
        </w:div>
        <w:div w:id="2091122910">
          <w:marLeft w:val="0"/>
          <w:marRight w:val="0"/>
          <w:marTop w:val="0"/>
          <w:marBottom w:val="0"/>
          <w:divBdr>
            <w:top w:val="none" w:sz="0" w:space="0" w:color="auto"/>
            <w:left w:val="none" w:sz="0" w:space="0" w:color="auto"/>
            <w:bottom w:val="none" w:sz="0" w:space="0" w:color="auto"/>
            <w:right w:val="none" w:sz="0" w:space="0" w:color="auto"/>
          </w:divBdr>
        </w:div>
      </w:divsChild>
    </w:div>
    <w:div w:id="1723478904">
      <w:bodyDiv w:val="1"/>
      <w:marLeft w:val="0"/>
      <w:marRight w:val="0"/>
      <w:marTop w:val="0"/>
      <w:marBottom w:val="0"/>
      <w:divBdr>
        <w:top w:val="none" w:sz="0" w:space="0" w:color="auto"/>
        <w:left w:val="none" w:sz="0" w:space="0" w:color="auto"/>
        <w:bottom w:val="none" w:sz="0" w:space="0" w:color="auto"/>
        <w:right w:val="none" w:sz="0" w:space="0" w:color="auto"/>
      </w:divBdr>
    </w:div>
    <w:div w:id="1737820800">
      <w:bodyDiv w:val="1"/>
      <w:marLeft w:val="0"/>
      <w:marRight w:val="0"/>
      <w:marTop w:val="0"/>
      <w:marBottom w:val="0"/>
      <w:divBdr>
        <w:top w:val="none" w:sz="0" w:space="0" w:color="auto"/>
        <w:left w:val="none" w:sz="0" w:space="0" w:color="auto"/>
        <w:bottom w:val="none" w:sz="0" w:space="0" w:color="auto"/>
        <w:right w:val="none" w:sz="0" w:space="0" w:color="auto"/>
      </w:divBdr>
      <w:divsChild>
        <w:div w:id="576129513">
          <w:marLeft w:val="0"/>
          <w:marRight w:val="0"/>
          <w:marTop w:val="0"/>
          <w:marBottom w:val="300"/>
          <w:divBdr>
            <w:top w:val="none" w:sz="0" w:space="0" w:color="auto"/>
            <w:left w:val="none" w:sz="0" w:space="0" w:color="auto"/>
            <w:bottom w:val="none" w:sz="0" w:space="0" w:color="auto"/>
            <w:right w:val="none" w:sz="0" w:space="0" w:color="auto"/>
          </w:divBdr>
        </w:div>
        <w:div w:id="690838594">
          <w:marLeft w:val="0"/>
          <w:marRight w:val="0"/>
          <w:marTop w:val="0"/>
          <w:marBottom w:val="0"/>
          <w:divBdr>
            <w:top w:val="none" w:sz="0" w:space="0" w:color="auto"/>
            <w:left w:val="none" w:sz="0" w:space="0" w:color="auto"/>
            <w:bottom w:val="none" w:sz="0" w:space="0" w:color="auto"/>
            <w:right w:val="none" w:sz="0" w:space="0" w:color="auto"/>
          </w:divBdr>
        </w:div>
      </w:divsChild>
    </w:div>
    <w:div w:id="1740708119">
      <w:bodyDiv w:val="1"/>
      <w:marLeft w:val="0"/>
      <w:marRight w:val="0"/>
      <w:marTop w:val="0"/>
      <w:marBottom w:val="0"/>
      <w:divBdr>
        <w:top w:val="none" w:sz="0" w:space="0" w:color="auto"/>
        <w:left w:val="none" w:sz="0" w:space="0" w:color="auto"/>
        <w:bottom w:val="none" w:sz="0" w:space="0" w:color="auto"/>
        <w:right w:val="none" w:sz="0" w:space="0" w:color="auto"/>
      </w:divBdr>
    </w:div>
    <w:div w:id="1762068644">
      <w:bodyDiv w:val="1"/>
      <w:marLeft w:val="0"/>
      <w:marRight w:val="0"/>
      <w:marTop w:val="0"/>
      <w:marBottom w:val="0"/>
      <w:divBdr>
        <w:top w:val="none" w:sz="0" w:space="0" w:color="auto"/>
        <w:left w:val="none" w:sz="0" w:space="0" w:color="auto"/>
        <w:bottom w:val="none" w:sz="0" w:space="0" w:color="auto"/>
        <w:right w:val="none" w:sz="0" w:space="0" w:color="auto"/>
      </w:divBdr>
      <w:divsChild>
        <w:div w:id="138574371">
          <w:marLeft w:val="0"/>
          <w:marRight w:val="0"/>
          <w:marTop w:val="0"/>
          <w:marBottom w:val="0"/>
          <w:divBdr>
            <w:top w:val="none" w:sz="0" w:space="0" w:color="auto"/>
            <w:left w:val="none" w:sz="0" w:space="0" w:color="auto"/>
            <w:bottom w:val="none" w:sz="0" w:space="0" w:color="auto"/>
            <w:right w:val="none" w:sz="0" w:space="0" w:color="auto"/>
          </w:divBdr>
        </w:div>
      </w:divsChild>
    </w:div>
    <w:div w:id="1772822648">
      <w:bodyDiv w:val="1"/>
      <w:marLeft w:val="0"/>
      <w:marRight w:val="0"/>
      <w:marTop w:val="0"/>
      <w:marBottom w:val="0"/>
      <w:divBdr>
        <w:top w:val="none" w:sz="0" w:space="0" w:color="auto"/>
        <w:left w:val="none" w:sz="0" w:space="0" w:color="auto"/>
        <w:bottom w:val="none" w:sz="0" w:space="0" w:color="auto"/>
        <w:right w:val="none" w:sz="0" w:space="0" w:color="auto"/>
      </w:divBdr>
    </w:div>
    <w:div w:id="1786197058">
      <w:bodyDiv w:val="1"/>
      <w:marLeft w:val="0"/>
      <w:marRight w:val="0"/>
      <w:marTop w:val="0"/>
      <w:marBottom w:val="0"/>
      <w:divBdr>
        <w:top w:val="none" w:sz="0" w:space="0" w:color="auto"/>
        <w:left w:val="none" w:sz="0" w:space="0" w:color="auto"/>
        <w:bottom w:val="none" w:sz="0" w:space="0" w:color="auto"/>
        <w:right w:val="none" w:sz="0" w:space="0" w:color="auto"/>
      </w:divBdr>
      <w:divsChild>
        <w:div w:id="1062213968">
          <w:marLeft w:val="0"/>
          <w:marRight w:val="0"/>
          <w:marTop w:val="0"/>
          <w:marBottom w:val="0"/>
          <w:divBdr>
            <w:top w:val="none" w:sz="0" w:space="0" w:color="auto"/>
            <w:left w:val="none" w:sz="0" w:space="0" w:color="auto"/>
            <w:bottom w:val="none" w:sz="0" w:space="0" w:color="auto"/>
            <w:right w:val="none" w:sz="0" w:space="0" w:color="auto"/>
          </w:divBdr>
          <w:divsChild>
            <w:div w:id="636305504">
              <w:marLeft w:val="0"/>
              <w:marRight w:val="0"/>
              <w:marTop w:val="0"/>
              <w:marBottom w:val="0"/>
              <w:divBdr>
                <w:top w:val="none" w:sz="0" w:space="0" w:color="auto"/>
                <w:left w:val="none" w:sz="0" w:space="0" w:color="auto"/>
                <w:bottom w:val="none" w:sz="0" w:space="0" w:color="auto"/>
                <w:right w:val="none" w:sz="0" w:space="0" w:color="auto"/>
              </w:divBdr>
              <w:divsChild>
                <w:div w:id="383871660">
                  <w:blockQuote w:val="1"/>
                  <w:marLeft w:val="0"/>
                  <w:marRight w:val="0"/>
                  <w:marTop w:val="240"/>
                  <w:marBottom w:val="240"/>
                  <w:divBdr>
                    <w:top w:val="none" w:sz="0" w:space="0" w:color="auto"/>
                    <w:left w:val="none" w:sz="0" w:space="0" w:color="auto"/>
                    <w:bottom w:val="none" w:sz="0" w:space="0" w:color="auto"/>
                    <w:right w:val="none" w:sz="0" w:space="0" w:color="auto"/>
                  </w:divBdr>
                </w:div>
                <w:div w:id="1851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89987">
      <w:bodyDiv w:val="1"/>
      <w:marLeft w:val="0"/>
      <w:marRight w:val="0"/>
      <w:marTop w:val="0"/>
      <w:marBottom w:val="0"/>
      <w:divBdr>
        <w:top w:val="none" w:sz="0" w:space="0" w:color="auto"/>
        <w:left w:val="none" w:sz="0" w:space="0" w:color="auto"/>
        <w:bottom w:val="none" w:sz="0" w:space="0" w:color="auto"/>
        <w:right w:val="none" w:sz="0" w:space="0" w:color="auto"/>
      </w:divBdr>
    </w:div>
    <w:div w:id="1817455181">
      <w:bodyDiv w:val="1"/>
      <w:marLeft w:val="0"/>
      <w:marRight w:val="0"/>
      <w:marTop w:val="0"/>
      <w:marBottom w:val="0"/>
      <w:divBdr>
        <w:top w:val="none" w:sz="0" w:space="0" w:color="auto"/>
        <w:left w:val="none" w:sz="0" w:space="0" w:color="auto"/>
        <w:bottom w:val="none" w:sz="0" w:space="0" w:color="auto"/>
        <w:right w:val="none" w:sz="0" w:space="0" w:color="auto"/>
      </w:divBdr>
    </w:div>
    <w:div w:id="1880895962">
      <w:bodyDiv w:val="1"/>
      <w:marLeft w:val="0"/>
      <w:marRight w:val="0"/>
      <w:marTop w:val="0"/>
      <w:marBottom w:val="0"/>
      <w:divBdr>
        <w:top w:val="none" w:sz="0" w:space="0" w:color="auto"/>
        <w:left w:val="none" w:sz="0" w:space="0" w:color="auto"/>
        <w:bottom w:val="none" w:sz="0" w:space="0" w:color="auto"/>
        <w:right w:val="none" w:sz="0" w:space="0" w:color="auto"/>
      </w:divBdr>
    </w:div>
    <w:div w:id="1885560040">
      <w:bodyDiv w:val="1"/>
      <w:marLeft w:val="0"/>
      <w:marRight w:val="0"/>
      <w:marTop w:val="0"/>
      <w:marBottom w:val="0"/>
      <w:divBdr>
        <w:top w:val="none" w:sz="0" w:space="0" w:color="auto"/>
        <w:left w:val="none" w:sz="0" w:space="0" w:color="auto"/>
        <w:bottom w:val="none" w:sz="0" w:space="0" w:color="auto"/>
        <w:right w:val="none" w:sz="0" w:space="0" w:color="auto"/>
      </w:divBdr>
      <w:divsChild>
        <w:div w:id="2013139008">
          <w:marLeft w:val="0"/>
          <w:marRight w:val="0"/>
          <w:marTop w:val="0"/>
          <w:marBottom w:val="0"/>
          <w:divBdr>
            <w:top w:val="none" w:sz="0" w:space="0" w:color="auto"/>
            <w:left w:val="none" w:sz="0" w:space="0" w:color="auto"/>
            <w:bottom w:val="none" w:sz="0" w:space="0" w:color="auto"/>
            <w:right w:val="none" w:sz="0" w:space="0" w:color="auto"/>
          </w:divBdr>
        </w:div>
      </w:divsChild>
    </w:div>
    <w:div w:id="1893155579">
      <w:bodyDiv w:val="1"/>
      <w:marLeft w:val="0"/>
      <w:marRight w:val="0"/>
      <w:marTop w:val="0"/>
      <w:marBottom w:val="0"/>
      <w:divBdr>
        <w:top w:val="none" w:sz="0" w:space="0" w:color="auto"/>
        <w:left w:val="none" w:sz="0" w:space="0" w:color="auto"/>
        <w:bottom w:val="none" w:sz="0" w:space="0" w:color="auto"/>
        <w:right w:val="none" w:sz="0" w:space="0" w:color="auto"/>
      </w:divBdr>
    </w:div>
    <w:div w:id="1915044774">
      <w:bodyDiv w:val="1"/>
      <w:marLeft w:val="0"/>
      <w:marRight w:val="0"/>
      <w:marTop w:val="0"/>
      <w:marBottom w:val="0"/>
      <w:divBdr>
        <w:top w:val="none" w:sz="0" w:space="0" w:color="auto"/>
        <w:left w:val="none" w:sz="0" w:space="0" w:color="auto"/>
        <w:bottom w:val="none" w:sz="0" w:space="0" w:color="auto"/>
        <w:right w:val="none" w:sz="0" w:space="0" w:color="auto"/>
      </w:divBdr>
      <w:divsChild>
        <w:div w:id="451902807">
          <w:marLeft w:val="0"/>
          <w:marRight w:val="0"/>
          <w:marTop w:val="0"/>
          <w:marBottom w:val="0"/>
          <w:divBdr>
            <w:top w:val="none" w:sz="0" w:space="0" w:color="auto"/>
            <w:left w:val="none" w:sz="0" w:space="0" w:color="auto"/>
            <w:bottom w:val="none" w:sz="0" w:space="0" w:color="auto"/>
            <w:right w:val="none" w:sz="0" w:space="0" w:color="auto"/>
          </w:divBdr>
          <w:divsChild>
            <w:div w:id="2129397057">
              <w:marLeft w:val="0"/>
              <w:marRight w:val="0"/>
              <w:marTop w:val="0"/>
              <w:marBottom w:val="0"/>
              <w:divBdr>
                <w:top w:val="none" w:sz="0" w:space="0" w:color="auto"/>
                <w:left w:val="none" w:sz="0" w:space="0" w:color="auto"/>
                <w:bottom w:val="none" w:sz="0" w:space="0" w:color="auto"/>
                <w:right w:val="none" w:sz="0" w:space="0" w:color="auto"/>
              </w:divBdr>
              <w:divsChild>
                <w:div w:id="2922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4211">
          <w:marLeft w:val="0"/>
          <w:marRight w:val="0"/>
          <w:marTop w:val="0"/>
          <w:marBottom w:val="0"/>
          <w:divBdr>
            <w:top w:val="none" w:sz="0" w:space="0" w:color="auto"/>
            <w:left w:val="none" w:sz="0" w:space="0" w:color="auto"/>
            <w:bottom w:val="none" w:sz="0" w:space="0" w:color="auto"/>
            <w:right w:val="none" w:sz="0" w:space="0" w:color="auto"/>
          </w:divBdr>
          <w:divsChild>
            <w:div w:id="382868497">
              <w:marLeft w:val="0"/>
              <w:marRight w:val="0"/>
              <w:marTop w:val="0"/>
              <w:marBottom w:val="0"/>
              <w:divBdr>
                <w:top w:val="none" w:sz="0" w:space="0" w:color="auto"/>
                <w:left w:val="none" w:sz="0" w:space="0" w:color="auto"/>
                <w:bottom w:val="none" w:sz="0" w:space="0" w:color="auto"/>
                <w:right w:val="none" w:sz="0" w:space="0" w:color="auto"/>
              </w:divBdr>
              <w:divsChild>
                <w:div w:id="12531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46750">
      <w:bodyDiv w:val="1"/>
      <w:marLeft w:val="0"/>
      <w:marRight w:val="0"/>
      <w:marTop w:val="0"/>
      <w:marBottom w:val="0"/>
      <w:divBdr>
        <w:top w:val="none" w:sz="0" w:space="0" w:color="auto"/>
        <w:left w:val="none" w:sz="0" w:space="0" w:color="auto"/>
        <w:bottom w:val="none" w:sz="0" w:space="0" w:color="auto"/>
        <w:right w:val="none" w:sz="0" w:space="0" w:color="auto"/>
      </w:divBdr>
    </w:div>
    <w:div w:id="2010987128">
      <w:bodyDiv w:val="1"/>
      <w:marLeft w:val="0"/>
      <w:marRight w:val="0"/>
      <w:marTop w:val="0"/>
      <w:marBottom w:val="0"/>
      <w:divBdr>
        <w:top w:val="none" w:sz="0" w:space="0" w:color="auto"/>
        <w:left w:val="none" w:sz="0" w:space="0" w:color="auto"/>
        <w:bottom w:val="none" w:sz="0" w:space="0" w:color="auto"/>
        <w:right w:val="none" w:sz="0" w:space="0" w:color="auto"/>
      </w:divBdr>
    </w:div>
    <w:div w:id="2028437101">
      <w:bodyDiv w:val="1"/>
      <w:marLeft w:val="0"/>
      <w:marRight w:val="0"/>
      <w:marTop w:val="0"/>
      <w:marBottom w:val="0"/>
      <w:divBdr>
        <w:top w:val="none" w:sz="0" w:space="0" w:color="auto"/>
        <w:left w:val="none" w:sz="0" w:space="0" w:color="auto"/>
        <w:bottom w:val="none" w:sz="0" w:space="0" w:color="auto"/>
        <w:right w:val="none" w:sz="0" w:space="0" w:color="auto"/>
      </w:divBdr>
    </w:div>
    <w:div w:id="2047944892">
      <w:bodyDiv w:val="1"/>
      <w:marLeft w:val="0"/>
      <w:marRight w:val="0"/>
      <w:marTop w:val="0"/>
      <w:marBottom w:val="0"/>
      <w:divBdr>
        <w:top w:val="none" w:sz="0" w:space="0" w:color="auto"/>
        <w:left w:val="none" w:sz="0" w:space="0" w:color="auto"/>
        <w:bottom w:val="none" w:sz="0" w:space="0" w:color="auto"/>
        <w:right w:val="none" w:sz="0" w:space="0" w:color="auto"/>
      </w:divBdr>
    </w:div>
    <w:div w:id="2108496885">
      <w:bodyDiv w:val="1"/>
      <w:marLeft w:val="0"/>
      <w:marRight w:val="0"/>
      <w:marTop w:val="0"/>
      <w:marBottom w:val="0"/>
      <w:divBdr>
        <w:top w:val="none" w:sz="0" w:space="0" w:color="auto"/>
        <w:left w:val="none" w:sz="0" w:space="0" w:color="auto"/>
        <w:bottom w:val="none" w:sz="0" w:space="0" w:color="auto"/>
        <w:right w:val="none" w:sz="0" w:space="0" w:color="auto"/>
      </w:divBdr>
      <w:divsChild>
        <w:div w:id="1627353329">
          <w:marLeft w:val="0"/>
          <w:marRight w:val="0"/>
          <w:marTop w:val="0"/>
          <w:marBottom w:val="0"/>
          <w:divBdr>
            <w:top w:val="none" w:sz="0" w:space="0" w:color="auto"/>
            <w:left w:val="none" w:sz="0" w:space="0" w:color="auto"/>
            <w:bottom w:val="none" w:sz="0" w:space="0" w:color="auto"/>
            <w:right w:val="none" w:sz="0" w:space="0" w:color="auto"/>
          </w:divBdr>
        </w:div>
      </w:divsChild>
    </w:div>
    <w:div w:id="2113083822">
      <w:bodyDiv w:val="1"/>
      <w:marLeft w:val="0"/>
      <w:marRight w:val="0"/>
      <w:marTop w:val="0"/>
      <w:marBottom w:val="0"/>
      <w:divBdr>
        <w:top w:val="none" w:sz="0" w:space="0" w:color="auto"/>
        <w:left w:val="none" w:sz="0" w:space="0" w:color="auto"/>
        <w:bottom w:val="none" w:sz="0" w:space="0" w:color="auto"/>
        <w:right w:val="none" w:sz="0" w:space="0" w:color="auto"/>
      </w:divBdr>
    </w:div>
    <w:div w:id="2140342347">
      <w:bodyDiv w:val="1"/>
      <w:marLeft w:val="0"/>
      <w:marRight w:val="0"/>
      <w:marTop w:val="0"/>
      <w:marBottom w:val="0"/>
      <w:divBdr>
        <w:top w:val="none" w:sz="0" w:space="0" w:color="auto"/>
        <w:left w:val="none" w:sz="0" w:space="0" w:color="auto"/>
        <w:bottom w:val="none" w:sz="0" w:space="0" w:color="auto"/>
        <w:right w:val="none" w:sz="0" w:space="0" w:color="auto"/>
      </w:divBdr>
      <w:divsChild>
        <w:div w:id="1243879884">
          <w:marLeft w:val="0"/>
          <w:marRight w:val="0"/>
          <w:marTop w:val="0"/>
          <w:marBottom w:val="300"/>
          <w:divBdr>
            <w:top w:val="none" w:sz="0" w:space="0" w:color="auto"/>
            <w:left w:val="none" w:sz="0" w:space="0" w:color="auto"/>
            <w:bottom w:val="none" w:sz="0" w:space="0" w:color="auto"/>
            <w:right w:val="none" w:sz="0" w:space="0" w:color="auto"/>
          </w:divBdr>
        </w:div>
        <w:div w:id="1822308105">
          <w:marLeft w:val="0"/>
          <w:marRight w:val="0"/>
          <w:marTop w:val="0"/>
          <w:marBottom w:val="0"/>
          <w:divBdr>
            <w:top w:val="none" w:sz="0" w:space="0" w:color="auto"/>
            <w:left w:val="none" w:sz="0" w:space="0" w:color="auto"/>
            <w:bottom w:val="none" w:sz="0" w:space="0" w:color="auto"/>
            <w:right w:val="none" w:sz="0" w:space="0" w:color="auto"/>
          </w:divBdr>
        </w:div>
      </w:divsChild>
    </w:div>
    <w:div w:id="2140608395">
      <w:bodyDiv w:val="1"/>
      <w:marLeft w:val="0"/>
      <w:marRight w:val="0"/>
      <w:marTop w:val="0"/>
      <w:marBottom w:val="0"/>
      <w:divBdr>
        <w:top w:val="none" w:sz="0" w:space="0" w:color="auto"/>
        <w:left w:val="none" w:sz="0" w:space="0" w:color="auto"/>
        <w:bottom w:val="none" w:sz="0" w:space="0" w:color="auto"/>
        <w:right w:val="none" w:sz="0" w:space="0" w:color="auto"/>
      </w:divBdr>
      <w:divsChild>
        <w:div w:id="1208684061">
          <w:marLeft w:val="0"/>
          <w:marRight w:val="0"/>
          <w:marTop w:val="0"/>
          <w:marBottom w:val="0"/>
          <w:divBdr>
            <w:top w:val="none" w:sz="0" w:space="0" w:color="auto"/>
            <w:left w:val="none" w:sz="0" w:space="0" w:color="auto"/>
            <w:bottom w:val="none" w:sz="0" w:space="0" w:color="auto"/>
            <w:right w:val="none" w:sz="0" w:space="0" w:color="auto"/>
          </w:divBdr>
        </w:div>
      </w:divsChild>
    </w:div>
    <w:div w:id="2146852006">
      <w:bodyDiv w:val="1"/>
      <w:marLeft w:val="0"/>
      <w:marRight w:val="0"/>
      <w:marTop w:val="0"/>
      <w:marBottom w:val="0"/>
      <w:divBdr>
        <w:top w:val="none" w:sz="0" w:space="0" w:color="auto"/>
        <w:left w:val="none" w:sz="0" w:space="0" w:color="auto"/>
        <w:bottom w:val="none" w:sz="0" w:space="0" w:color="auto"/>
        <w:right w:val="none" w:sz="0" w:space="0" w:color="auto"/>
      </w:divBdr>
      <w:divsChild>
        <w:div w:id="1835605533">
          <w:marLeft w:val="0"/>
          <w:marRight w:val="0"/>
          <w:marTop w:val="0"/>
          <w:marBottom w:val="0"/>
          <w:divBdr>
            <w:top w:val="none" w:sz="0" w:space="0" w:color="auto"/>
            <w:left w:val="none" w:sz="0" w:space="0" w:color="auto"/>
            <w:bottom w:val="none" w:sz="0" w:space="0" w:color="auto"/>
            <w:right w:val="none" w:sz="0" w:space="0" w:color="auto"/>
          </w:divBdr>
          <w:divsChild>
            <w:div w:id="683367166">
              <w:marLeft w:val="0"/>
              <w:marRight w:val="0"/>
              <w:marTop w:val="0"/>
              <w:marBottom w:val="0"/>
              <w:divBdr>
                <w:top w:val="none" w:sz="0" w:space="0" w:color="auto"/>
                <w:left w:val="none" w:sz="0" w:space="0" w:color="auto"/>
                <w:bottom w:val="none" w:sz="0" w:space="0" w:color="auto"/>
                <w:right w:val="none" w:sz="0" w:space="0" w:color="auto"/>
              </w:divBdr>
              <w:divsChild>
                <w:div w:id="8868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aasfast.docs.smorchestra.ai/Customersupport/" TargetMode="External"/><Relationship Id="rId21" Type="http://schemas.openxmlformats.org/officeDocument/2006/relationships/hyperlink" Target="https://saasfast.docs.smorchestra.ai/Analytics/" TargetMode="External"/><Relationship Id="rId42" Type="http://schemas.openxmlformats.org/officeDocument/2006/relationships/hyperlink" Target="https://saasfast.docs.smorchestra.ai/deployment/" TargetMode="External"/><Relationship Id="rId63" Type="http://schemas.openxmlformats.org/officeDocument/2006/relationships/hyperlink" Target="https://saasfast.docs.smorchestra.ai/NextAuth/" TargetMode="External"/><Relationship Id="rId84" Type="http://schemas.openxmlformats.org/officeDocument/2006/relationships/image" Target="media/image1.png"/><Relationship Id="rId138" Type="http://schemas.openxmlformats.org/officeDocument/2006/relationships/image" Target="media/image6.png"/><Relationship Id="rId159" Type="http://schemas.openxmlformats.org/officeDocument/2006/relationships/image" Target="media/image13.png"/><Relationship Id="rId170" Type="http://schemas.openxmlformats.org/officeDocument/2006/relationships/hyperlink" Target="https://saasfast.docs.smorchestra.ai/TestimonialSingle/" TargetMode="External"/><Relationship Id="rId191" Type="http://schemas.openxmlformats.org/officeDocument/2006/relationships/image" Target="media/image24.jpeg"/><Relationship Id="rId196" Type="http://schemas.openxmlformats.org/officeDocument/2006/relationships/hyperlink" Target="https://saasfast.docs.smorchestra.ai/Extras/" TargetMode="External"/><Relationship Id="rId16" Type="http://schemas.openxmlformats.org/officeDocument/2006/relationships/hyperlink" Target="https://saasfast.docs.smorchestra.ai/Payments_strip/" TargetMode="External"/><Relationship Id="rId107" Type="http://schemas.openxmlformats.org/officeDocument/2006/relationships/hyperlink" Target="https://saasfast.docs.smorchestra.ai/Payments_strip/" TargetMode="External"/><Relationship Id="rId11" Type="http://schemas.openxmlformats.org/officeDocument/2006/relationships/hyperlink" Target="https://saasfast.docs.smorchestra.ai/stripe/" TargetMode="External"/><Relationship Id="rId32" Type="http://schemas.openxmlformats.org/officeDocument/2006/relationships/hyperlink" Target="https://saasfast.docs.smorchestra.ai/TestimonialSingle/" TargetMode="External"/><Relationship Id="rId37" Type="http://schemas.openxmlformats.org/officeDocument/2006/relationships/hyperlink" Target="https://saasfast.docs.smorchestra.ai/componen_ButtonCheckout/" TargetMode="External"/><Relationship Id="rId53" Type="http://schemas.openxmlformats.org/officeDocument/2006/relationships/hyperlink" Target="https://saasfast.docs.smorchestra.ai/Shipin5minutes/" TargetMode="External"/><Relationship Id="rId58" Type="http://schemas.openxmlformats.org/officeDocument/2006/relationships/hyperlink" Target="https://saasfast.docs.smorchestra.ai/Shipin5minutes/" TargetMode="External"/><Relationship Id="rId74" Type="http://schemas.openxmlformats.org/officeDocument/2006/relationships/hyperlink" Target="https://saasfast.docs.smorchestra.ai/stripe/" TargetMode="External"/><Relationship Id="rId79" Type="http://schemas.openxmlformats.org/officeDocument/2006/relationships/hyperlink" Target="https://saasfast.docs.smorchestra.ai/stripe/" TargetMode="External"/><Relationship Id="rId102" Type="http://schemas.openxmlformats.org/officeDocument/2006/relationships/hyperlink" Target="https://saasfast.docs.smorchestra.ai/Payments_strip/" TargetMode="External"/><Relationship Id="rId123" Type="http://schemas.openxmlformats.org/officeDocument/2006/relationships/hyperlink" Target="https://saasfast.docs.smorchestra.ai/Components_tab/" TargetMode="External"/><Relationship Id="rId128" Type="http://schemas.openxmlformats.org/officeDocument/2006/relationships/hyperlink" Target="https://saasfast.docs.smorchestra.ai/Components_tab/" TargetMode="External"/><Relationship Id="rId144" Type="http://schemas.openxmlformats.org/officeDocument/2006/relationships/hyperlink" Target="https://saasfast.docs.smorchestra.ai/FeaturesAccordion/" TargetMode="External"/><Relationship Id="rId149" Type="http://schemas.openxmlformats.org/officeDocument/2006/relationships/hyperlink" Target="https://saasfast.docs.smorchestra.ai/component_WithWithout/" TargetMode="External"/><Relationship Id="rId5" Type="http://schemas.openxmlformats.org/officeDocument/2006/relationships/hyperlink" Target="https://saasfast.docs.smorchestra.ai/" TargetMode="External"/><Relationship Id="rId90" Type="http://schemas.openxmlformats.org/officeDocument/2006/relationships/hyperlink" Target="https://saasfast.docs.smorchestra.ai/email/" TargetMode="External"/><Relationship Id="rId95" Type="http://schemas.openxmlformats.org/officeDocument/2006/relationships/hyperlink" Target="https://saasfast.docs.smorchestra.ai/email/" TargetMode="External"/><Relationship Id="rId160" Type="http://schemas.openxmlformats.org/officeDocument/2006/relationships/hyperlink" Target="https://saasfast.docs.smorchestra.ai/component_FAQ/" TargetMode="External"/><Relationship Id="rId165" Type="http://schemas.openxmlformats.org/officeDocument/2006/relationships/hyperlink" Target="https://saasfast.docs.smorchestra.ai/componen_TestimonialSmall/" TargetMode="External"/><Relationship Id="rId181" Type="http://schemas.openxmlformats.org/officeDocument/2006/relationships/hyperlink" Target="https://saasfast.docs.smorchestra.ai/componen_ButtonCheckout/" TargetMode="External"/><Relationship Id="rId186" Type="http://schemas.openxmlformats.org/officeDocument/2006/relationships/image" Target="media/image22.jpeg"/><Relationship Id="rId22" Type="http://schemas.openxmlformats.org/officeDocument/2006/relationships/hyperlink" Target="https://saasfast.docs.smorchestra.ai/Components_tab/" TargetMode="External"/><Relationship Id="rId27" Type="http://schemas.openxmlformats.org/officeDocument/2006/relationships/hyperlink" Target="https://saasfast.docs.smorchestra.ai/component_WithWithout/" TargetMode="External"/><Relationship Id="rId43" Type="http://schemas.openxmlformats.org/officeDocument/2006/relationships/hyperlink" Target="https://saasfast.docs.smorchestra.ai/Extras/" TargetMode="External"/><Relationship Id="rId48" Type="http://schemas.openxmlformats.org/officeDocument/2006/relationships/hyperlink" Target="https://saasfast.docs.smorchestra.ai/" TargetMode="External"/><Relationship Id="rId64" Type="http://schemas.openxmlformats.org/officeDocument/2006/relationships/hyperlink" Target="https://saasfast.docs.smorchestra.ai/api_call/" TargetMode="External"/><Relationship Id="rId69" Type="http://schemas.openxmlformats.org/officeDocument/2006/relationships/hyperlink" Target="https://saasfast.docs.smorchestra.ai/Privatepage/" TargetMode="External"/><Relationship Id="rId113" Type="http://schemas.openxmlformats.org/officeDocument/2006/relationships/hyperlink" Target="https://saasfast.docs.smorchestra.ai/Goole_auth/" TargetMode="External"/><Relationship Id="rId118" Type="http://schemas.openxmlformats.org/officeDocument/2006/relationships/hyperlink" Target="https://saasfast.docs.smorchestra.ai/Error_handling/" TargetMode="External"/><Relationship Id="rId134" Type="http://schemas.openxmlformats.org/officeDocument/2006/relationships/hyperlink" Target="https://saasfast.docs.smorchestra.ai/hero_component/" TargetMode="External"/><Relationship Id="rId139" Type="http://schemas.openxmlformats.org/officeDocument/2006/relationships/hyperlink" Target="https://saasfast.docs.smorchestra.ai/component_FeaturesListicle/" TargetMode="External"/><Relationship Id="rId80" Type="http://schemas.openxmlformats.org/officeDocument/2006/relationships/hyperlink" Target="https://saasfast.docs.smorchestra.ai/stripe/" TargetMode="External"/><Relationship Id="rId85" Type="http://schemas.openxmlformats.org/officeDocument/2006/relationships/hyperlink" Target="https://saasfast.docs.smorchestra.ai/Database_nexauth/" TargetMode="External"/><Relationship Id="rId150" Type="http://schemas.openxmlformats.org/officeDocument/2006/relationships/hyperlink" Target="https://saasfast.docs.smorchestra.ai/component_CTA/" TargetMode="External"/><Relationship Id="rId155" Type="http://schemas.openxmlformats.org/officeDocument/2006/relationships/hyperlink" Target="https://saasfast.docs.smorchestra.ai/component_CTA/" TargetMode="External"/><Relationship Id="rId171" Type="http://schemas.openxmlformats.org/officeDocument/2006/relationships/hyperlink" Target="https://saasfast.docs.smorchestra.ai/component_Testimonial_Triple/" TargetMode="External"/><Relationship Id="rId176" Type="http://schemas.openxmlformats.org/officeDocument/2006/relationships/hyperlink" Target="https://saasfast.docs.smorchestra.ai/componen_Footer/" TargetMode="External"/><Relationship Id="rId192" Type="http://schemas.openxmlformats.org/officeDocument/2006/relationships/hyperlink" Target="https://saasfast.docs.smorchestra.ai/Extras/" TargetMode="External"/><Relationship Id="rId197" Type="http://schemas.openxmlformats.org/officeDocument/2006/relationships/hyperlink" Target="https://saasfast.docs.smorchestra.ai/Extras/" TargetMode="External"/><Relationship Id="rId12" Type="http://schemas.openxmlformats.org/officeDocument/2006/relationships/hyperlink" Target="https://saasfast.docs.smorchestra.ai/Privacypolicy/" TargetMode="External"/><Relationship Id="rId17" Type="http://schemas.openxmlformats.org/officeDocument/2006/relationships/hyperlink" Target="https://saasfast.docs.smorchestra.ai/Goole_auth/" TargetMode="External"/><Relationship Id="rId33" Type="http://schemas.openxmlformats.org/officeDocument/2006/relationships/hyperlink" Target="https://saasfast.docs.smorchestra.ai/component_Testimonial_Triple/" TargetMode="External"/><Relationship Id="rId38" Type="http://schemas.openxmlformats.org/officeDocument/2006/relationships/hyperlink" Target="https://saasfast.docs.smorchestra.ai/componen_ButtonSign_in/" TargetMode="External"/><Relationship Id="rId59" Type="http://schemas.openxmlformats.org/officeDocument/2006/relationships/hyperlink" Target="https://saasfast.docs.smorchestra.ai/Shipin5minutes/" TargetMode="External"/><Relationship Id="rId103" Type="http://schemas.openxmlformats.org/officeDocument/2006/relationships/hyperlink" Target="https://saasfast.docs.smorchestra.ai/Payments_strip/" TargetMode="External"/><Relationship Id="rId108" Type="http://schemas.openxmlformats.org/officeDocument/2006/relationships/hyperlink" Target="https://saasfast.docs.smorchestra.ai/Goole_auth/" TargetMode="External"/><Relationship Id="rId124" Type="http://schemas.openxmlformats.org/officeDocument/2006/relationships/hyperlink" Target="https://saasfast.docs.smorchestra.ai/Components_tab/" TargetMode="External"/><Relationship Id="rId129" Type="http://schemas.openxmlformats.org/officeDocument/2006/relationships/hyperlink" Target="https://saasfast.docs.smorchestra.ai/Components_tab/" TargetMode="External"/><Relationship Id="rId54" Type="http://schemas.openxmlformats.org/officeDocument/2006/relationships/hyperlink" Target="https://saasfast.docs.smorchestra.ai/Shipin5minutes/" TargetMode="External"/><Relationship Id="rId70" Type="http://schemas.openxmlformats.org/officeDocument/2006/relationships/hyperlink" Target="https://saasfast.docs.smorchestra.ai/Privatepage/" TargetMode="External"/><Relationship Id="rId75" Type="http://schemas.openxmlformats.org/officeDocument/2006/relationships/hyperlink" Target="https://saasfast.docs.smorchestra.ai/stripe/" TargetMode="External"/><Relationship Id="rId91" Type="http://schemas.openxmlformats.org/officeDocument/2006/relationships/hyperlink" Target="https://saasfast.docs.smorchestra.ai/email/" TargetMode="External"/><Relationship Id="rId96" Type="http://schemas.openxmlformats.org/officeDocument/2006/relationships/hyperlink" Target="https://saasfast.docs.smorchestra.ai/email/" TargetMode="External"/><Relationship Id="rId140" Type="http://schemas.openxmlformats.org/officeDocument/2006/relationships/image" Target="media/image7.png"/><Relationship Id="rId145" Type="http://schemas.openxmlformats.org/officeDocument/2006/relationships/hyperlink" Target="https://saasfast.docs.smorchestra.ai/component_WithWithout/" TargetMode="External"/><Relationship Id="rId161" Type="http://schemas.openxmlformats.org/officeDocument/2006/relationships/image" Target="media/image14.png"/><Relationship Id="rId166" Type="http://schemas.openxmlformats.org/officeDocument/2006/relationships/image" Target="media/image16.jpeg"/><Relationship Id="rId182" Type="http://schemas.openxmlformats.org/officeDocument/2006/relationships/hyperlink" Target="https://saasfast.docs.smorchestra.ai/componen_ButtonCheckout/" TargetMode="External"/><Relationship Id="rId187" Type="http://schemas.openxmlformats.org/officeDocument/2006/relationships/hyperlink" Target="https://saasfast.docs.smorchestra.ai/componen_ButtonGradient/" TargetMode="External"/><Relationship Id="rId1" Type="http://schemas.openxmlformats.org/officeDocument/2006/relationships/numbering" Target="numbering.xml"/><Relationship Id="rId6" Type="http://schemas.openxmlformats.org/officeDocument/2006/relationships/hyperlink" Target="https://saasfast.docs.smorchestra.ai/Shipin5minutes/" TargetMode="External"/><Relationship Id="rId23" Type="http://schemas.openxmlformats.org/officeDocument/2006/relationships/hyperlink" Target="https://saasfast.docs.smorchestra.ai/Components_header/" TargetMode="External"/><Relationship Id="rId28" Type="http://schemas.openxmlformats.org/officeDocument/2006/relationships/hyperlink" Target="https://saasfast.docs.smorchestra.ai/component_CTA/" TargetMode="External"/><Relationship Id="rId49" Type="http://schemas.openxmlformats.org/officeDocument/2006/relationships/hyperlink" Target="http://localhost:3000/" TargetMode="External"/><Relationship Id="rId114" Type="http://schemas.openxmlformats.org/officeDocument/2006/relationships/hyperlink" Target="https://saasfast.docs.smorchestra.ai/Goole_auth/" TargetMode="External"/><Relationship Id="rId119" Type="http://schemas.openxmlformats.org/officeDocument/2006/relationships/hyperlink" Target="https://saasfast.docs.smorchestra.ai/Error_handling/" TargetMode="External"/><Relationship Id="rId44" Type="http://schemas.openxmlformats.org/officeDocument/2006/relationships/hyperlink" Target="https://saasfast.docs.smorchestra.ai/" TargetMode="External"/><Relationship Id="rId60" Type="http://schemas.openxmlformats.org/officeDocument/2006/relationships/hyperlink" Target="https://saasfast.docs.smorchestra.ai/Shipin5minutes/" TargetMode="External"/><Relationship Id="rId65" Type="http://schemas.openxmlformats.org/officeDocument/2006/relationships/hyperlink" Target="https://saasfast.docs.smorchestra.ai/api_call/" TargetMode="External"/><Relationship Id="rId81" Type="http://schemas.openxmlformats.org/officeDocument/2006/relationships/hyperlink" Target="https://saasfast.docs.smorchestra.ai/seo/" TargetMode="External"/><Relationship Id="rId86" Type="http://schemas.openxmlformats.org/officeDocument/2006/relationships/hyperlink" Target="https://saasfast.docs.smorchestra.ai/Database_nexauth/" TargetMode="External"/><Relationship Id="rId130" Type="http://schemas.openxmlformats.org/officeDocument/2006/relationships/hyperlink" Target="https://saasfast.docs.smorchestra.ai/Components_header/" TargetMode="External"/><Relationship Id="rId135" Type="http://schemas.openxmlformats.org/officeDocument/2006/relationships/image" Target="media/image5.png"/><Relationship Id="rId151" Type="http://schemas.openxmlformats.org/officeDocument/2006/relationships/hyperlink" Target="https://saasfast.docs.smorchestra.ai/component_CTA/" TargetMode="External"/><Relationship Id="rId156" Type="http://schemas.openxmlformats.org/officeDocument/2006/relationships/hyperlink" Target="https://saasfast.docs.smorchestra.ai/component_Pricing/" TargetMode="External"/><Relationship Id="rId177" Type="http://schemas.openxmlformats.org/officeDocument/2006/relationships/image" Target="media/image19.png"/><Relationship Id="rId198" Type="http://schemas.openxmlformats.org/officeDocument/2006/relationships/fontTable" Target="fontTable.xml"/><Relationship Id="rId172" Type="http://schemas.openxmlformats.org/officeDocument/2006/relationships/image" Target="media/image18.jpeg"/><Relationship Id="rId193" Type="http://schemas.openxmlformats.org/officeDocument/2006/relationships/hyperlink" Target="https://saasfast.docs.smorchestra.ai/Extras/" TargetMode="External"/><Relationship Id="rId13" Type="http://schemas.openxmlformats.org/officeDocument/2006/relationships/hyperlink" Target="https://saasfast.docs.smorchestra.ai/seo/" TargetMode="External"/><Relationship Id="rId18" Type="http://schemas.openxmlformats.org/officeDocument/2006/relationships/hyperlink" Target="https://saasfast.docs.smorchestra.ai/MagicLinks/" TargetMode="External"/><Relationship Id="rId39" Type="http://schemas.openxmlformats.org/officeDocument/2006/relationships/hyperlink" Target="https://saasfast.docs.smorchestra.ai/componen_ButtonGradient/" TargetMode="External"/><Relationship Id="rId109" Type="http://schemas.openxmlformats.org/officeDocument/2006/relationships/hyperlink" Target="https://saasfast.docs.smorchestra.ai/Goole_auth/" TargetMode="External"/><Relationship Id="rId34" Type="http://schemas.openxmlformats.org/officeDocument/2006/relationships/hyperlink" Target="https://saasfast.docs.smorchestra.ai/componen_TestimonialGrid/" TargetMode="External"/><Relationship Id="rId50" Type="http://schemas.openxmlformats.org/officeDocument/2006/relationships/hyperlink" Target="https://saasfast.docs.smorchestra.ai/" TargetMode="External"/><Relationship Id="rId55" Type="http://schemas.openxmlformats.org/officeDocument/2006/relationships/hyperlink" Target="https://saasfast.docs.smorchestra.ai/" TargetMode="External"/><Relationship Id="rId76" Type="http://schemas.openxmlformats.org/officeDocument/2006/relationships/hyperlink" Target="https://saasfast.docs.smorchestra.ai/stripe/" TargetMode="External"/><Relationship Id="rId97" Type="http://schemas.openxmlformats.org/officeDocument/2006/relationships/hyperlink" Target="https://saasfast.docs.smorchestra.ai/email/" TargetMode="External"/><Relationship Id="rId104" Type="http://schemas.openxmlformats.org/officeDocument/2006/relationships/hyperlink" Target="https://saasfast.docs.smorchestra.ai/Payments_strip/" TargetMode="External"/><Relationship Id="rId120" Type="http://schemas.openxmlformats.org/officeDocument/2006/relationships/hyperlink" Target="https://saasfast.docs.smorchestra.ai/Analytics/" TargetMode="External"/><Relationship Id="rId125" Type="http://schemas.openxmlformats.org/officeDocument/2006/relationships/image" Target="media/image3.png"/><Relationship Id="rId141" Type="http://schemas.openxmlformats.org/officeDocument/2006/relationships/hyperlink" Target="https://saasfast.docs.smorchestra.ai/component_FeaturesListicle/" TargetMode="External"/><Relationship Id="rId146" Type="http://schemas.openxmlformats.org/officeDocument/2006/relationships/image" Target="media/image9.jpeg"/><Relationship Id="rId167" Type="http://schemas.openxmlformats.org/officeDocument/2006/relationships/hyperlink" Target="https://saasfast.docs.smorchestra.ai/TestimonialSingle/" TargetMode="External"/><Relationship Id="rId188" Type="http://schemas.openxmlformats.org/officeDocument/2006/relationships/image" Target="media/image23.jpeg"/><Relationship Id="rId7" Type="http://schemas.openxmlformats.org/officeDocument/2006/relationships/hyperlink" Target="https://saasfast.docs.smorchestra.ai/components/" TargetMode="External"/><Relationship Id="rId71" Type="http://schemas.openxmlformats.org/officeDocument/2006/relationships/hyperlink" Target="https://saasfast.docs.smorchestra.ai/Privatepage/" TargetMode="External"/><Relationship Id="rId92" Type="http://schemas.openxmlformats.org/officeDocument/2006/relationships/hyperlink" Target="https://saasfast.docs.smorchestra.ai/email/" TargetMode="External"/><Relationship Id="rId162" Type="http://schemas.openxmlformats.org/officeDocument/2006/relationships/hyperlink" Target="https://saasfast.docs.smorchestra.ai/component_FAQ/" TargetMode="External"/><Relationship Id="rId183" Type="http://schemas.openxmlformats.org/officeDocument/2006/relationships/hyperlink" Target="https://saasfast.docs.smorchestra.ai/componen_ButtonCheckout/" TargetMode="External"/><Relationship Id="rId2" Type="http://schemas.openxmlformats.org/officeDocument/2006/relationships/styles" Target="styles.xml"/><Relationship Id="rId29" Type="http://schemas.openxmlformats.org/officeDocument/2006/relationships/hyperlink" Target="https://saasfast.docs.smorchestra.ai/component_Pricing/" TargetMode="External"/><Relationship Id="rId24" Type="http://schemas.openxmlformats.org/officeDocument/2006/relationships/hyperlink" Target="https://saasfast.docs.smorchestra.ai/hero_component/" TargetMode="External"/><Relationship Id="rId40" Type="http://schemas.openxmlformats.org/officeDocument/2006/relationships/hyperlink" Target="https://saasfast.docs.smorchestra.ai/component_taps/" TargetMode="External"/><Relationship Id="rId45" Type="http://schemas.openxmlformats.org/officeDocument/2006/relationships/hyperlink" Target="https://saasfast.docs.smorchestra.ai/" TargetMode="External"/><Relationship Id="rId66" Type="http://schemas.openxmlformats.org/officeDocument/2006/relationships/hyperlink" Target="https://saasfast.docs.smorchestra.ai/api_call/" TargetMode="External"/><Relationship Id="rId87" Type="http://schemas.openxmlformats.org/officeDocument/2006/relationships/hyperlink" Target="https://saasfast.docs.smorchestra.ai/email/" TargetMode="External"/><Relationship Id="rId110" Type="http://schemas.openxmlformats.org/officeDocument/2006/relationships/hyperlink" Target="https://saasfast.docs.smorchestra.ai/Goole_auth/" TargetMode="External"/><Relationship Id="rId115" Type="http://schemas.openxmlformats.org/officeDocument/2006/relationships/hyperlink" Target="https://saasfast.docs.smorchestra.ai/MagicLinks/" TargetMode="External"/><Relationship Id="rId131" Type="http://schemas.openxmlformats.org/officeDocument/2006/relationships/image" Target="media/image4.png"/><Relationship Id="rId136" Type="http://schemas.openxmlformats.org/officeDocument/2006/relationships/hyperlink" Target="https://saasfast.docs.smorchestra.ai/hero_component/" TargetMode="External"/><Relationship Id="rId157" Type="http://schemas.openxmlformats.org/officeDocument/2006/relationships/image" Target="media/image12.png"/><Relationship Id="rId178" Type="http://schemas.openxmlformats.org/officeDocument/2006/relationships/hyperlink" Target="https://saasfast.docs.smorchestra.ai/componen_ButtonLead/" TargetMode="External"/><Relationship Id="rId61" Type="http://schemas.openxmlformats.org/officeDocument/2006/relationships/hyperlink" Target="https://saasfast.docs.smorchestra.ai/components/" TargetMode="External"/><Relationship Id="rId82" Type="http://schemas.openxmlformats.org/officeDocument/2006/relationships/hyperlink" Target="https://saasfast.docs.smorchestra.ai/seo/" TargetMode="External"/><Relationship Id="rId152" Type="http://schemas.openxmlformats.org/officeDocument/2006/relationships/image" Target="media/image10.png"/><Relationship Id="rId173" Type="http://schemas.openxmlformats.org/officeDocument/2006/relationships/hyperlink" Target="https://saasfast.docs.smorchestra.ai/component_Testimonial_Triple/" TargetMode="External"/><Relationship Id="rId194" Type="http://schemas.openxmlformats.org/officeDocument/2006/relationships/hyperlink" Target="https://favicon.io/" TargetMode="External"/><Relationship Id="rId199" Type="http://schemas.openxmlformats.org/officeDocument/2006/relationships/theme" Target="theme/theme1.xml"/><Relationship Id="rId19" Type="http://schemas.openxmlformats.org/officeDocument/2006/relationships/hyperlink" Target="https://saasfast.docs.smorchestra.ai/Customersupport/" TargetMode="External"/><Relationship Id="rId14" Type="http://schemas.openxmlformats.org/officeDocument/2006/relationships/hyperlink" Target="https://saasfast.docs.smorchestra.ai/Database_nexauth/" TargetMode="External"/><Relationship Id="rId30" Type="http://schemas.openxmlformats.org/officeDocument/2006/relationships/hyperlink" Target="https://saasfast.docs.smorchestra.ai/component_FAQ/" TargetMode="External"/><Relationship Id="rId35" Type="http://schemas.openxmlformats.org/officeDocument/2006/relationships/hyperlink" Target="https://saasfast.docs.smorchestra.ai/componen_Footer/" TargetMode="External"/><Relationship Id="rId56" Type="http://schemas.openxmlformats.org/officeDocument/2006/relationships/hyperlink" Target="https://saasfast.docs.smorchestra.ai/Shipin5minutes/" TargetMode="External"/><Relationship Id="rId77" Type="http://schemas.openxmlformats.org/officeDocument/2006/relationships/hyperlink" Target="http://localhost:3000/dashboard" TargetMode="External"/><Relationship Id="rId100" Type="http://schemas.openxmlformats.org/officeDocument/2006/relationships/hyperlink" Target="https://saasfast.docs.smorchestra.ai/Payments_strip/" TargetMode="External"/><Relationship Id="rId105" Type="http://schemas.openxmlformats.org/officeDocument/2006/relationships/hyperlink" Target="https://saasfast.docs.smorchestra.ai/Payments_strip/" TargetMode="External"/><Relationship Id="rId126" Type="http://schemas.openxmlformats.org/officeDocument/2006/relationships/hyperlink" Target="https://saasfast.docs.smorchestra.ai/Components_tab/" TargetMode="External"/><Relationship Id="rId147" Type="http://schemas.openxmlformats.org/officeDocument/2006/relationships/hyperlink" Target="https://saasfast.docs.smorchestra.ai/component_WithWithout/" TargetMode="External"/><Relationship Id="rId168" Type="http://schemas.openxmlformats.org/officeDocument/2006/relationships/hyperlink" Target="https://saasfast.docs.smorchestra.ai/TestimonialSingle/" TargetMode="External"/><Relationship Id="rId8" Type="http://schemas.openxmlformats.org/officeDocument/2006/relationships/hyperlink" Target="https://saasfast.docs.smorchestra.ai/NextAuth/" TargetMode="External"/><Relationship Id="rId51" Type="http://schemas.openxmlformats.org/officeDocument/2006/relationships/hyperlink" Target="https://saasfast.docs.smorchestra.ai/" TargetMode="External"/><Relationship Id="rId72" Type="http://schemas.openxmlformats.org/officeDocument/2006/relationships/hyperlink" Target="https://saasfast.docs.smorchestra.ai/stripe/" TargetMode="External"/><Relationship Id="rId93" Type="http://schemas.openxmlformats.org/officeDocument/2006/relationships/hyperlink" Target="https://saasfast.docs.smorchestra.ai/email/" TargetMode="External"/><Relationship Id="rId98" Type="http://schemas.openxmlformats.org/officeDocument/2006/relationships/hyperlink" Target="https://saasfast.docs.smorchestra.ai/Payments_strip/" TargetMode="External"/><Relationship Id="rId121" Type="http://schemas.openxmlformats.org/officeDocument/2006/relationships/hyperlink" Target="https://saasfast.docs.smorchestra.ai/Components_tab/" TargetMode="External"/><Relationship Id="rId142" Type="http://schemas.openxmlformats.org/officeDocument/2006/relationships/hyperlink" Target="https://saasfast.docs.smorchestra.ai/FeaturesAccordion/" TargetMode="External"/><Relationship Id="rId163" Type="http://schemas.openxmlformats.org/officeDocument/2006/relationships/image" Target="media/image15.png"/><Relationship Id="rId184" Type="http://schemas.openxmlformats.org/officeDocument/2006/relationships/image" Target="media/image21.png"/><Relationship Id="rId189" Type="http://schemas.openxmlformats.org/officeDocument/2006/relationships/hyperlink" Target="https://saasfast.docs.smorchestra.ai/component_taps/" TargetMode="External"/><Relationship Id="rId3" Type="http://schemas.openxmlformats.org/officeDocument/2006/relationships/settings" Target="settings.xml"/><Relationship Id="rId25" Type="http://schemas.openxmlformats.org/officeDocument/2006/relationships/hyperlink" Target="https://saasfast.docs.smorchestra.ai/component_FeaturesListicle/" TargetMode="External"/><Relationship Id="rId46" Type="http://schemas.openxmlformats.org/officeDocument/2006/relationships/hyperlink" Target="https://saasfast.docs.smorchestra.ai/" TargetMode="External"/><Relationship Id="rId67" Type="http://schemas.openxmlformats.org/officeDocument/2006/relationships/hyperlink" Target="https://saasfast.docs.smorchestra.ai/api_call/" TargetMode="External"/><Relationship Id="rId116" Type="http://schemas.openxmlformats.org/officeDocument/2006/relationships/hyperlink" Target="https://saasfast.docs.smorchestra.ai/MagicLinks/" TargetMode="External"/><Relationship Id="rId137" Type="http://schemas.openxmlformats.org/officeDocument/2006/relationships/hyperlink" Target="https://saasfast.docs.smorchestra.ai/component_FeaturesListicle/" TargetMode="External"/><Relationship Id="rId158" Type="http://schemas.openxmlformats.org/officeDocument/2006/relationships/hyperlink" Target="https://saasfast.docs.smorchestra.ai/component_Pricing/" TargetMode="External"/><Relationship Id="rId20" Type="http://schemas.openxmlformats.org/officeDocument/2006/relationships/hyperlink" Target="https://saasfast.docs.smorchestra.ai/Error_handling/" TargetMode="External"/><Relationship Id="rId41" Type="http://schemas.openxmlformats.org/officeDocument/2006/relationships/hyperlink" Target="https://saasfast.docs.smorchestra.ai/componen_Modal/" TargetMode="External"/><Relationship Id="rId62" Type="http://schemas.openxmlformats.org/officeDocument/2006/relationships/hyperlink" Target="https://saasfast.docs.smorchestra.ai/NextAuth/" TargetMode="External"/><Relationship Id="rId83" Type="http://schemas.openxmlformats.org/officeDocument/2006/relationships/hyperlink" Target="https://saasfast.docs.smorchestra.ai/seo/" TargetMode="External"/><Relationship Id="rId88" Type="http://schemas.openxmlformats.org/officeDocument/2006/relationships/hyperlink" Target="https://saasfast.docs.smorchestra.ai/email/" TargetMode="External"/><Relationship Id="rId111" Type="http://schemas.openxmlformats.org/officeDocument/2006/relationships/hyperlink" Target="https://saasfast.docs.smorchestra.ai/Goole_auth/" TargetMode="External"/><Relationship Id="rId132" Type="http://schemas.openxmlformats.org/officeDocument/2006/relationships/hyperlink" Target="https://saasfast.docs.smorchestra.ai/Components_header/" TargetMode="External"/><Relationship Id="rId153" Type="http://schemas.openxmlformats.org/officeDocument/2006/relationships/hyperlink" Target="https://saasfast.docs.smorchestra.ai/component_CTA/" TargetMode="External"/><Relationship Id="rId174" Type="http://schemas.openxmlformats.org/officeDocument/2006/relationships/hyperlink" Target="https://saasfast.docs.smorchestra.ai/componen_TestimonialGrid/" TargetMode="External"/><Relationship Id="rId179" Type="http://schemas.openxmlformats.org/officeDocument/2006/relationships/image" Target="media/image20.jpeg"/><Relationship Id="rId195" Type="http://schemas.openxmlformats.org/officeDocument/2006/relationships/hyperlink" Target="https://nextjs.org/docs/app/building-your-application/optimizing/metadata" TargetMode="External"/><Relationship Id="rId190" Type="http://schemas.openxmlformats.org/officeDocument/2006/relationships/hyperlink" Target="https://saasfast.docs.smorchestra.ai/component_taps/" TargetMode="External"/><Relationship Id="rId15" Type="http://schemas.openxmlformats.org/officeDocument/2006/relationships/hyperlink" Target="https://saasfast.docs.smorchestra.ai/email/" TargetMode="External"/><Relationship Id="rId36" Type="http://schemas.openxmlformats.org/officeDocument/2006/relationships/hyperlink" Target="https://saasfast.docs.smorchestra.ai/componen_ButtonLead/" TargetMode="External"/><Relationship Id="rId57" Type="http://schemas.openxmlformats.org/officeDocument/2006/relationships/hyperlink" Target="https://saasfast.docs.smorchestra.ai/Shipin5minutes/" TargetMode="External"/><Relationship Id="rId106" Type="http://schemas.openxmlformats.org/officeDocument/2006/relationships/hyperlink" Target="https://saasfast.docs.smorchestra.ai/Payments_strip/" TargetMode="External"/><Relationship Id="rId127" Type="http://schemas.openxmlformats.org/officeDocument/2006/relationships/hyperlink" Target="https://saasfast.docs.smorchestra.ai/Components_tab/" TargetMode="External"/><Relationship Id="rId10" Type="http://schemas.openxmlformats.org/officeDocument/2006/relationships/hyperlink" Target="https://saasfast.docs.smorchestra.ai/Privatepage/" TargetMode="External"/><Relationship Id="rId31" Type="http://schemas.openxmlformats.org/officeDocument/2006/relationships/hyperlink" Target="https://saasfast.docs.smorchestra.ai/componen_TestimonialSmall/" TargetMode="External"/><Relationship Id="rId52" Type="http://schemas.openxmlformats.org/officeDocument/2006/relationships/hyperlink" Target="https://saasfast.docs.smorchestra.ai/" TargetMode="External"/><Relationship Id="rId73" Type="http://schemas.openxmlformats.org/officeDocument/2006/relationships/hyperlink" Target="https://saasfast.docs.smorchestra.ai/stripe/" TargetMode="External"/><Relationship Id="rId78" Type="http://schemas.openxmlformats.org/officeDocument/2006/relationships/hyperlink" Target="https://saasfast.docs.smorchestra.ai/stripe/" TargetMode="External"/><Relationship Id="rId94" Type="http://schemas.openxmlformats.org/officeDocument/2006/relationships/hyperlink" Target="https://saasfast.docs.smorchestra.ai/email/" TargetMode="External"/><Relationship Id="rId99" Type="http://schemas.openxmlformats.org/officeDocument/2006/relationships/image" Target="media/image2.png"/><Relationship Id="rId101" Type="http://schemas.openxmlformats.org/officeDocument/2006/relationships/hyperlink" Target="https://saasfast.docs.smorchestra.ai/Payments_strip/" TargetMode="External"/><Relationship Id="rId122" Type="http://schemas.openxmlformats.org/officeDocument/2006/relationships/hyperlink" Target="https://saasfast.docs.smorchestra.ai/Components_tab/" TargetMode="External"/><Relationship Id="rId143" Type="http://schemas.openxmlformats.org/officeDocument/2006/relationships/image" Target="media/image8.jpeg"/><Relationship Id="rId148" Type="http://schemas.openxmlformats.org/officeDocument/2006/relationships/hyperlink" Target="https://saasfast.docs.smorchestra.ai/component_WithWithout/" TargetMode="External"/><Relationship Id="rId164" Type="http://schemas.openxmlformats.org/officeDocument/2006/relationships/hyperlink" Target="https://saasfast.docs.smorchestra.ai/component_FAQ/" TargetMode="External"/><Relationship Id="rId169" Type="http://schemas.openxmlformats.org/officeDocument/2006/relationships/image" Target="media/image17.jpeg"/><Relationship Id="rId185" Type="http://schemas.openxmlformats.org/officeDocument/2006/relationships/hyperlink" Target="https://saasfast.docs.smorchestra.ai/componen_ButtonSign_in/" TargetMode="External"/><Relationship Id="rId4" Type="http://schemas.openxmlformats.org/officeDocument/2006/relationships/webSettings" Target="webSettings.xml"/><Relationship Id="rId9" Type="http://schemas.openxmlformats.org/officeDocument/2006/relationships/hyperlink" Target="https://saasfast.docs.smorchestra.ai/api_call/" TargetMode="External"/><Relationship Id="rId180" Type="http://schemas.openxmlformats.org/officeDocument/2006/relationships/hyperlink" Target="https://saasfast.docs.smorchestra.ai/componen_ButtonCheckout/" TargetMode="External"/><Relationship Id="rId26" Type="http://schemas.openxmlformats.org/officeDocument/2006/relationships/hyperlink" Target="https://saasfast.docs.smorchestra.ai/FeaturesAccordion/" TargetMode="External"/><Relationship Id="rId47" Type="http://schemas.openxmlformats.org/officeDocument/2006/relationships/hyperlink" Target="https://saasfast.docs.smorchestra.ai/" TargetMode="External"/><Relationship Id="rId68" Type="http://schemas.openxmlformats.org/officeDocument/2006/relationships/hyperlink" Target="https://saasfast.docs.smorchestra.ai/Privatepage/" TargetMode="External"/><Relationship Id="rId89" Type="http://schemas.openxmlformats.org/officeDocument/2006/relationships/hyperlink" Target="https://saasfast.docs.smorchestra.ai/email/" TargetMode="External"/><Relationship Id="rId112" Type="http://schemas.openxmlformats.org/officeDocument/2006/relationships/hyperlink" Target="https://saasfast.docs.smorchestra.ai/Goole_auth/" TargetMode="External"/><Relationship Id="rId133" Type="http://schemas.openxmlformats.org/officeDocument/2006/relationships/hyperlink" Target="https://saasfast.docs.smorchestra.ai/Components_header/" TargetMode="External"/><Relationship Id="rId154" Type="http://schemas.openxmlformats.org/officeDocument/2006/relationships/image" Target="media/image11.png"/><Relationship Id="rId175" Type="http://schemas.openxmlformats.org/officeDocument/2006/relationships/hyperlink" Target="https://saasfast.docs.smorchestra.ai/componen_TestimonialGr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63</Pages>
  <Words>8759</Words>
  <Characters>49931</Characters>
  <Application>Microsoft Office Word</Application>
  <DocSecurity>0</DocSecurity>
  <Lines>416</Lines>
  <Paragraphs>117</Paragraphs>
  <ScaleCrop>false</ScaleCrop>
  <Company/>
  <LinksUpToDate>false</LinksUpToDate>
  <CharactersWithSpaces>58573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 Al.Adas</dc:creator>
  <cp:keywords/>
  <dc:description/>
  <cp:lastModifiedBy>Amer Al.Adas</cp:lastModifiedBy>
  <cp:revision>53</cp:revision>
  <dcterms:created xsi:type="dcterms:W3CDTF">2025-07-05T09:12:00Z</dcterms:created>
  <dcterms:modified xsi:type="dcterms:W3CDTF">2025-07-05T09:55:00Z</dcterms:modified>
</cp:coreProperties>
</file>